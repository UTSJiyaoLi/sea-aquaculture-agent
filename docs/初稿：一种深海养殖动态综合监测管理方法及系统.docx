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DF7B6" w14:textId="4F9C4260" w:rsidR="00195E52" w:rsidRPr="009E7D68" w:rsidRDefault="00032204" w:rsidP="00195E52">
      <w:pPr>
        <w:pStyle w:val="a3"/>
        <w:adjustRightInd w:val="0"/>
        <w:snapToGrid w:val="0"/>
        <w:spacing w:line="360" w:lineRule="auto"/>
        <w:ind w:firstLineChars="200" w:firstLine="480"/>
        <w:rPr>
          <w:szCs w:val="24"/>
        </w:rPr>
      </w:pPr>
      <w:r w:rsidRPr="009E7D68">
        <w:rPr>
          <w:szCs w:val="24"/>
        </w:rPr>
        <w:t>本</w:t>
      </w:r>
      <w:r w:rsidR="000B3608" w:rsidRPr="009E7D68">
        <w:rPr>
          <w:szCs w:val="24"/>
        </w:rPr>
        <w:t>发明</w:t>
      </w:r>
      <w:r w:rsidRPr="009E7D68">
        <w:rPr>
          <w:szCs w:val="24"/>
        </w:rPr>
        <w:t>提供一种</w:t>
      </w:r>
      <w:r w:rsidR="00195E52" w:rsidRPr="009E7D68">
        <w:rPr>
          <w:szCs w:val="24"/>
        </w:rPr>
        <w:t>深海养殖动态综合监测管理方法</w:t>
      </w:r>
      <w:r w:rsidR="00195E52" w:rsidRPr="009E7D68">
        <w:rPr>
          <w:rFonts w:hint="eastAsia"/>
          <w:szCs w:val="24"/>
        </w:rPr>
        <w:t>及系统</w:t>
      </w:r>
      <w:r w:rsidR="00195E52" w:rsidRPr="009E7D68">
        <w:rPr>
          <w:szCs w:val="24"/>
        </w:rPr>
        <w:t>，包括以下步骤：</w:t>
      </w:r>
      <w:r w:rsidR="00195E52" w:rsidRPr="009E7D68">
        <w:rPr>
          <w:szCs w:val="24"/>
        </w:rPr>
        <w:t>S1</w:t>
      </w:r>
      <w:r w:rsidR="00195E52" w:rsidRPr="009E7D68">
        <w:rPr>
          <w:szCs w:val="24"/>
        </w:rPr>
        <w:t>、参数确定：</w:t>
      </w:r>
    </w:p>
    <w:p w14:paraId="38A7E4BA" w14:textId="1344FFDB" w:rsidR="00195E52" w:rsidRPr="009E7D68" w:rsidRDefault="00195E52" w:rsidP="004E0840">
      <w:pPr>
        <w:pStyle w:val="a3"/>
        <w:adjustRightInd w:val="0"/>
        <w:snapToGrid w:val="0"/>
        <w:spacing w:line="360" w:lineRule="auto"/>
        <w:ind w:firstLine="0"/>
        <w:rPr>
          <w:szCs w:val="24"/>
        </w:rPr>
      </w:pPr>
      <w:r w:rsidRPr="009E7D68">
        <w:rPr>
          <w:szCs w:val="24"/>
        </w:rPr>
        <w:t>确定</w:t>
      </w:r>
      <w:r w:rsidR="004E0840" w:rsidRPr="009E7D68">
        <w:rPr>
          <w:szCs w:val="24"/>
        </w:rPr>
        <w:t>养殖区域水体相关的自然参数</w:t>
      </w:r>
      <w:r w:rsidR="004E0840" w:rsidRPr="009E7D68">
        <w:rPr>
          <w:rFonts w:hint="eastAsia"/>
          <w:szCs w:val="24"/>
        </w:rPr>
        <w:t>，</w:t>
      </w:r>
      <w:r w:rsidRPr="009E7D68">
        <w:rPr>
          <w:szCs w:val="24"/>
        </w:rPr>
        <w:t>考核指标参数，管理参数</w:t>
      </w:r>
      <w:r w:rsidR="004E0840" w:rsidRPr="009E7D68">
        <w:rPr>
          <w:rFonts w:hint="eastAsia"/>
          <w:szCs w:val="24"/>
        </w:rPr>
        <w:t>；</w:t>
      </w:r>
      <w:r w:rsidRPr="009E7D68">
        <w:rPr>
          <w:szCs w:val="24"/>
        </w:rPr>
        <w:t>S2</w:t>
      </w:r>
      <w:r w:rsidRPr="009E7D68">
        <w:rPr>
          <w:szCs w:val="24"/>
        </w:rPr>
        <w:t>、建立预测模型，包括：</w:t>
      </w:r>
    </w:p>
    <w:p w14:paraId="23140D86" w14:textId="12B6B36E" w:rsidR="00A73E20" w:rsidRPr="009E7D68" w:rsidRDefault="00195E52" w:rsidP="004E0840">
      <w:pPr>
        <w:pStyle w:val="a3"/>
        <w:adjustRightInd w:val="0"/>
        <w:snapToGrid w:val="0"/>
        <w:spacing w:line="360" w:lineRule="auto"/>
        <w:ind w:firstLine="0"/>
        <w:rPr>
          <w:szCs w:val="24"/>
        </w:rPr>
      </w:pPr>
      <w:r w:rsidRPr="009E7D68">
        <w:rPr>
          <w:szCs w:val="24"/>
        </w:rPr>
        <w:t>在养殖周期</w:t>
      </w:r>
      <w:r w:rsidRPr="009E7D68">
        <w:rPr>
          <w:szCs w:val="24"/>
        </w:rPr>
        <w:t>Z</w:t>
      </w:r>
      <w:r w:rsidRPr="009E7D68">
        <w:rPr>
          <w:szCs w:val="24"/>
        </w:rPr>
        <w:t>内温度</w:t>
      </w:r>
      <w:r w:rsidRPr="009E7D68">
        <w:rPr>
          <w:szCs w:val="24"/>
        </w:rPr>
        <w:t>T</w:t>
      </w:r>
      <w:r w:rsidRPr="009E7D68">
        <w:rPr>
          <w:szCs w:val="24"/>
        </w:rPr>
        <w:t>随时间</w:t>
      </w:r>
      <w:r w:rsidRPr="009E7D68">
        <w:rPr>
          <w:szCs w:val="24"/>
        </w:rPr>
        <w:t>t</w:t>
      </w:r>
      <w:r w:rsidRPr="009E7D68">
        <w:rPr>
          <w:szCs w:val="24"/>
        </w:rPr>
        <w:t>的变化关系；建立</w:t>
      </w:r>
      <w:r w:rsidR="00C302E2" w:rsidRPr="009E7D68">
        <w:rPr>
          <w:rFonts w:hint="eastAsia"/>
          <w:szCs w:val="24"/>
        </w:rPr>
        <w:t>相关函数，得到</w:t>
      </w:r>
      <w:r w:rsidRPr="009E7D68">
        <w:rPr>
          <w:szCs w:val="24"/>
        </w:rPr>
        <w:t>与时间</w:t>
      </w:r>
      <w:r w:rsidRPr="009E7D68">
        <w:rPr>
          <w:szCs w:val="24"/>
        </w:rPr>
        <w:t>t</w:t>
      </w:r>
      <w:r w:rsidRPr="009E7D68">
        <w:rPr>
          <w:szCs w:val="24"/>
        </w:rPr>
        <w:t>相关的鱼群数量</w:t>
      </w:r>
      <m:oMath>
        <m:r>
          <m:rPr>
            <m:sty m:val="p"/>
          </m:rPr>
          <w:rPr>
            <w:rFonts w:ascii="Cambria Math" w:hAnsi="Cambria Math"/>
          </w:rPr>
          <m:t>N</m:t>
        </m:r>
        <m:d>
          <m:dPr>
            <m:ctrlPr>
              <w:rPr>
                <w:rFonts w:ascii="Cambria Math" w:hAnsi="Cambria Math"/>
              </w:rPr>
            </m:ctrlPr>
          </m:dPr>
          <m:e>
            <m:r>
              <m:rPr>
                <m:sty m:val="p"/>
              </m:rPr>
              <w:rPr>
                <w:rFonts w:ascii="Cambria Math" w:hAnsi="Cambria Math"/>
              </w:rPr>
              <m:t>t</m:t>
            </m:r>
          </m:e>
        </m:d>
      </m:oMath>
      <w:r w:rsidRPr="009E7D68">
        <w:rPr>
          <w:szCs w:val="24"/>
        </w:rPr>
        <w:t>、</w:t>
      </w:r>
      <w:r w:rsidRPr="009E7D68">
        <w:rPr>
          <w:szCs w:val="24"/>
        </w:rPr>
        <w:tab/>
      </w:r>
      <w:r w:rsidRPr="009E7D68">
        <w:rPr>
          <w:szCs w:val="24"/>
        </w:rPr>
        <w:t>单体鱼体重</w:t>
      </w:r>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oMath>
      <w:proofErr w:type="gramStart"/>
      <w:r w:rsidRPr="009E7D68">
        <w:rPr>
          <w:szCs w:val="24"/>
        </w:rPr>
        <w:t>和鱼总生物量</w:t>
      </w:r>
      <w:proofErr w:type="gramEnd"/>
      <m:oMath>
        <m:r>
          <m:rPr>
            <m:sty m:val="p"/>
          </m:rPr>
          <w:rPr>
            <w:rFonts w:ascii="Cambria Math" w:hAnsi="Cambria Math"/>
          </w:rPr>
          <m:t>B</m:t>
        </m:r>
        <m:d>
          <m:dPr>
            <m:ctrlPr>
              <w:rPr>
                <w:rFonts w:ascii="Cambria Math" w:hAnsi="Cambria Math"/>
              </w:rPr>
            </m:ctrlPr>
          </m:dPr>
          <m:e>
            <m:r>
              <m:rPr>
                <m:sty m:val="p"/>
              </m:rPr>
              <w:rPr>
                <w:rFonts w:ascii="Cambria Math" w:hAnsi="Cambria Math"/>
              </w:rPr>
              <m:t>t</m:t>
            </m:r>
          </m:e>
        </m:d>
      </m:oMath>
      <w:r w:rsidRPr="009E7D68">
        <w:rPr>
          <w:szCs w:val="24"/>
        </w:rPr>
        <w:t>；确定投饵量</w:t>
      </w:r>
      <m:oMath>
        <m:r>
          <m:rPr>
            <m:sty m:val="p"/>
          </m:rPr>
          <w:rPr>
            <w:rFonts w:ascii="Cambria Math" w:hAnsi="Cambria Math"/>
          </w:rPr>
          <m:t>F</m:t>
        </m:r>
        <m:d>
          <m:dPr>
            <m:ctrlPr>
              <w:rPr>
                <w:rFonts w:ascii="Cambria Math" w:hAnsi="Cambria Math"/>
              </w:rPr>
            </m:ctrlPr>
          </m:dPr>
          <m:e>
            <m:r>
              <m:rPr>
                <m:sty m:val="p"/>
              </m:rPr>
              <w:rPr>
                <w:rFonts w:ascii="Cambria Math" w:hAnsi="Cambria Math"/>
              </w:rPr>
              <m:t>t</m:t>
            </m:r>
          </m:e>
        </m:d>
      </m:oMath>
      <w:r w:rsidRPr="009E7D68">
        <w:rPr>
          <w:szCs w:val="24"/>
        </w:rPr>
        <w:t>；建立自然参数、管理参数</w:t>
      </w:r>
      <w:r w:rsidRPr="009E7D68">
        <w:rPr>
          <w:rFonts w:hint="eastAsia"/>
          <w:szCs w:val="24"/>
        </w:rPr>
        <w:t>及</w:t>
      </w:r>
      <w:r w:rsidRPr="009E7D68">
        <w:rPr>
          <w:szCs w:val="24"/>
        </w:rPr>
        <w:t>环境</w:t>
      </w:r>
      <w:r w:rsidRPr="009E7D68">
        <w:rPr>
          <w:rFonts w:hint="eastAsia"/>
          <w:szCs w:val="24"/>
        </w:rPr>
        <w:t>指标参数</w:t>
      </w:r>
      <w:r w:rsidRPr="009E7D68">
        <w:rPr>
          <w:szCs w:val="24"/>
        </w:rPr>
        <w:t>之间的函数关系，并</w:t>
      </w:r>
      <w:r w:rsidRPr="009E7D68">
        <w:rPr>
          <w:rFonts w:hint="eastAsia"/>
          <w:szCs w:val="24"/>
        </w:rPr>
        <w:t>得到</w:t>
      </w:r>
      <w:r w:rsidRPr="009E7D68">
        <w:rPr>
          <w:szCs w:val="24"/>
        </w:rPr>
        <w:t>环境</w:t>
      </w:r>
      <w:r w:rsidRPr="009E7D68">
        <w:rPr>
          <w:rFonts w:hint="eastAsia"/>
          <w:szCs w:val="24"/>
        </w:rPr>
        <w:t>指标参数与时间</w:t>
      </w:r>
      <w:r w:rsidRPr="009E7D68">
        <w:rPr>
          <w:szCs w:val="24"/>
        </w:rPr>
        <w:t>t</w:t>
      </w:r>
      <w:r w:rsidRPr="009E7D68">
        <w:rPr>
          <w:rFonts w:hint="eastAsia"/>
          <w:szCs w:val="24"/>
        </w:rPr>
        <w:t>之间</w:t>
      </w:r>
      <w:r w:rsidRPr="009E7D68">
        <w:rPr>
          <w:szCs w:val="24"/>
        </w:rPr>
        <w:t>的函数关系；</w:t>
      </w:r>
      <w:r w:rsidRPr="009E7D68">
        <w:rPr>
          <w:szCs w:val="24"/>
        </w:rPr>
        <w:t>S3</w:t>
      </w:r>
      <w:r w:rsidRPr="009E7D68">
        <w:rPr>
          <w:szCs w:val="24"/>
        </w:rPr>
        <w:t>、实时监测温度和水质参数，并输入到预测模型中；预测模型运算得到考核指标参数随时间的变化关系；</w:t>
      </w:r>
      <w:r w:rsidRPr="009E7D68">
        <w:rPr>
          <w:szCs w:val="24"/>
        </w:rPr>
        <w:t>S4</w:t>
      </w:r>
      <w:r w:rsidRPr="009E7D68">
        <w:rPr>
          <w:szCs w:val="24"/>
        </w:rPr>
        <w:t>、基于考核指标参数随时间的变化关系，</w:t>
      </w:r>
      <w:r w:rsidR="00D65861" w:rsidRPr="009E7D68">
        <w:rPr>
          <w:rFonts w:hint="eastAsia"/>
          <w:szCs w:val="24"/>
        </w:rPr>
        <w:t>进行养殖管理，</w:t>
      </w:r>
      <w:r w:rsidRPr="009E7D68">
        <w:rPr>
          <w:szCs w:val="24"/>
        </w:rPr>
        <w:t>调节管理参数</w:t>
      </w:r>
      <w:r w:rsidR="004E0840" w:rsidRPr="009E7D68">
        <w:rPr>
          <w:rFonts w:hint="eastAsia"/>
          <w:szCs w:val="24"/>
        </w:rPr>
        <w:t>。</w:t>
      </w:r>
    </w:p>
    <w:p w14:paraId="5357A160" w14:textId="77777777" w:rsidR="00060CF6" w:rsidRPr="009E7D68" w:rsidRDefault="00060CF6" w:rsidP="007A6B76">
      <w:pPr>
        <w:pStyle w:val="a3"/>
        <w:adjustRightInd w:val="0"/>
        <w:snapToGrid w:val="0"/>
        <w:spacing w:line="360" w:lineRule="auto"/>
        <w:ind w:firstLine="0"/>
        <w:rPr>
          <w:b/>
          <w:color w:val="0000FF"/>
          <w:szCs w:val="24"/>
        </w:rPr>
      </w:pPr>
    </w:p>
    <w:p w14:paraId="63D6B597" w14:textId="77777777" w:rsidR="00060CF6" w:rsidRPr="009E7D68" w:rsidRDefault="00060CF6" w:rsidP="007A6B76">
      <w:pPr>
        <w:pStyle w:val="a3"/>
        <w:adjustRightInd w:val="0"/>
        <w:snapToGrid w:val="0"/>
        <w:spacing w:line="360" w:lineRule="auto"/>
        <w:ind w:firstLine="0"/>
        <w:rPr>
          <w:b/>
          <w:color w:val="0000FF"/>
          <w:szCs w:val="24"/>
        </w:rPr>
      </w:pPr>
    </w:p>
    <w:p w14:paraId="3F015A44" w14:textId="77777777" w:rsidR="00060CF6" w:rsidRPr="009E7D68" w:rsidRDefault="00060CF6" w:rsidP="007A6B76">
      <w:pPr>
        <w:pStyle w:val="a3"/>
        <w:adjustRightInd w:val="0"/>
        <w:snapToGrid w:val="0"/>
        <w:spacing w:line="360" w:lineRule="auto"/>
        <w:ind w:firstLine="0"/>
        <w:rPr>
          <w:szCs w:val="24"/>
        </w:rPr>
        <w:sectPr w:rsidR="00060CF6" w:rsidRPr="009E7D68" w:rsidSect="00297E6B">
          <w:headerReference w:type="even" r:id="rId7"/>
          <w:headerReference w:type="default" r:id="rId8"/>
          <w:footerReference w:type="even" r:id="rId9"/>
          <w:footerReference w:type="default" r:id="rId10"/>
          <w:headerReference w:type="first" r:id="rId11"/>
          <w:footerReference w:type="first" r:id="rId12"/>
          <w:pgSz w:w="11906" w:h="16838" w:code="9"/>
          <w:pgMar w:top="1418" w:right="851" w:bottom="851" w:left="1418" w:header="851" w:footer="113" w:gutter="0"/>
          <w:pgNumType w:start="1"/>
          <w:cols w:space="425"/>
          <w:titlePg/>
          <w:docGrid w:type="lines" w:linePitch="312"/>
        </w:sectPr>
      </w:pPr>
    </w:p>
    <w:p w14:paraId="31F0B892" w14:textId="5F009EC5" w:rsidR="00A907B5" w:rsidRPr="009E7D68" w:rsidRDefault="00A907B5" w:rsidP="00A907B5">
      <w:pPr>
        <w:pStyle w:val="a3"/>
        <w:numPr>
          <w:ilvl w:val="0"/>
          <w:numId w:val="22"/>
        </w:numPr>
        <w:adjustRightInd w:val="0"/>
        <w:snapToGrid w:val="0"/>
        <w:spacing w:line="360" w:lineRule="auto"/>
        <w:rPr>
          <w:szCs w:val="24"/>
        </w:rPr>
      </w:pPr>
      <w:r w:rsidRPr="009E7D68">
        <w:rPr>
          <w:szCs w:val="24"/>
        </w:rPr>
        <w:lastRenderedPageBreak/>
        <w:t>一种</w:t>
      </w:r>
      <w:bookmarkStart w:id="0" w:name="_Hlk215586497"/>
      <w:r w:rsidR="00212BF5" w:rsidRPr="009E7D68">
        <w:rPr>
          <w:szCs w:val="24"/>
        </w:rPr>
        <w:t>深海养殖动态综合监测管理方法，包括</w:t>
      </w:r>
      <w:r w:rsidR="00D94E82" w:rsidRPr="009E7D68">
        <w:rPr>
          <w:szCs w:val="24"/>
        </w:rPr>
        <w:t>以下步骤</w:t>
      </w:r>
      <w:r w:rsidR="005B7343" w:rsidRPr="009E7D68">
        <w:rPr>
          <w:szCs w:val="24"/>
        </w:rPr>
        <w:t>：</w:t>
      </w:r>
    </w:p>
    <w:p w14:paraId="37F17D8F" w14:textId="77777777" w:rsidR="00AD021C" w:rsidRPr="009E7D68" w:rsidRDefault="00FD0C72" w:rsidP="00FD0C72">
      <w:pPr>
        <w:pStyle w:val="a3"/>
        <w:adjustRightInd w:val="0"/>
        <w:snapToGrid w:val="0"/>
        <w:spacing w:line="360" w:lineRule="auto"/>
        <w:ind w:left="360" w:firstLine="0"/>
        <w:rPr>
          <w:szCs w:val="24"/>
        </w:rPr>
      </w:pPr>
      <w:r w:rsidRPr="009E7D68">
        <w:rPr>
          <w:szCs w:val="24"/>
        </w:rPr>
        <w:t>S1</w:t>
      </w:r>
      <w:r w:rsidRPr="009E7D68">
        <w:rPr>
          <w:szCs w:val="24"/>
        </w:rPr>
        <w:t>、参数确定：</w:t>
      </w:r>
    </w:p>
    <w:p w14:paraId="5195835D" w14:textId="00B4B837" w:rsidR="00AD021C" w:rsidRPr="009E7D68" w:rsidRDefault="00AD021C" w:rsidP="00FD0C72">
      <w:pPr>
        <w:pStyle w:val="a3"/>
        <w:adjustRightInd w:val="0"/>
        <w:snapToGrid w:val="0"/>
        <w:spacing w:line="360" w:lineRule="auto"/>
        <w:ind w:left="360" w:firstLine="0"/>
        <w:rPr>
          <w:szCs w:val="24"/>
        </w:rPr>
      </w:pPr>
      <w:bookmarkStart w:id="1" w:name="OLE_LINK18"/>
      <w:r w:rsidRPr="009E7D68">
        <w:rPr>
          <w:szCs w:val="24"/>
        </w:rPr>
        <w:t>S</w:t>
      </w:r>
      <w:r w:rsidRPr="009E7D68">
        <w:rPr>
          <w:rFonts w:hint="eastAsia"/>
          <w:szCs w:val="24"/>
        </w:rPr>
        <w:t>1</w:t>
      </w:r>
      <w:r w:rsidRPr="009E7D68">
        <w:rPr>
          <w:szCs w:val="24"/>
        </w:rPr>
        <w:t>1</w:t>
      </w:r>
      <w:r w:rsidRPr="009E7D68">
        <w:rPr>
          <w:szCs w:val="24"/>
        </w:rPr>
        <w:t>、</w:t>
      </w:r>
      <w:bookmarkEnd w:id="1"/>
      <w:r w:rsidR="00FD0C72" w:rsidRPr="009E7D68">
        <w:rPr>
          <w:szCs w:val="24"/>
        </w:rPr>
        <w:t>确定</w:t>
      </w:r>
      <w:r w:rsidR="004E0840" w:rsidRPr="009E7D68">
        <w:rPr>
          <w:szCs w:val="24"/>
        </w:rPr>
        <w:t>养殖区域水体相关的自然参数</w:t>
      </w:r>
      <w:r w:rsidR="00FD0C72" w:rsidRPr="009E7D68">
        <w:rPr>
          <w:szCs w:val="24"/>
        </w:rPr>
        <w:t>，包括温度</w:t>
      </w:r>
      <w:r w:rsidR="00D8233D" w:rsidRPr="009E7D68">
        <w:rPr>
          <w:rFonts w:hint="eastAsia"/>
          <w:szCs w:val="24"/>
        </w:rPr>
        <w:t>T</w:t>
      </w:r>
      <w:r w:rsidR="00FD0C72" w:rsidRPr="009E7D68">
        <w:rPr>
          <w:szCs w:val="24"/>
        </w:rPr>
        <w:t>、</w:t>
      </w:r>
      <w:bookmarkStart w:id="2" w:name="_Hlk215600128"/>
      <w:r w:rsidR="00B94E65" w:rsidRPr="009E7D68">
        <w:rPr>
          <w:szCs w:val="24"/>
        </w:rPr>
        <w:t>藻类生物量</w:t>
      </w:r>
      <w:bookmarkEnd w:id="2"/>
      <m:oMath>
        <m:r>
          <m:rPr>
            <m:nor/>
          </m:rPr>
          <w:rPr>
            <w:rFonts w:ascii="Cambria Math" w:hAnsi="Cambria Math"/>
          </w:rPr>
          <m:t>growth</m:t>
        </m:r>
      </m:oMath>
      <w:r w:rsidR="00100F3C" w:rsidRPr="009E7D68">
        <w:rPr>
          <w:rFonts w:hint="eastAsia"/>
          <w:szCs w:val="24"/>
        </w:rPr>
        <w:t>和</w:t>
      </w:r>
      <w:bookmarkStart w:id="3" w:name="_Hlk215599364"/>
      <w:r w:rsidR="004E5D3A" w:rsidRPr="009E7D68">
        <w:rPr>
          <w:szCs w:val="24"/>
        </w:rPr>
        <w:t>水质参数</w:t>
      </w:r>
      <w:bookmarkEnd w:id="3"/>
      <w:r w:rsidR="000C28EE" w:rsidRPr="009E7D68">
        <w:rPr>
          <w:szCs w:val="24"/>
        </w:rPr>
        <w:t>；</w:t>
      </w:r>
    </w:p>
    <w:p w14:paraId="630C71F8" w14:textId="2BACB1CD" w:rsidR="00FD0C72" w:rsidRPr="009E7D68" w:rsidRDefault="00AD021C" w:rsidP="00FD0C72">
      <w:pPr>
        <w:pStyle w:val="a3"/>
        <w:adjustRightInd w:val="0"/>
        <w:snapToGrid w:val="0"/>
        <w:spacing w:line="360" w:lineRule="auto"/>
        <w:ind w:left="360" w:firstLine="0"/>
        <w:rPr>
          <w:szCs w:val="24"/>
        </w:rPr>
      </w:pPr>
      <w:r w:rsidRPr="009E7D68">
        <w:rPr>
          <w:szCs w:val="24"/>
        </w:rPr>
        <w:t>S</w:t>
      </w:r>
      <w:r w:rsidRPr="009E7D68">
        <w:rPr>
          <w:rFonts w:hint="eastAsia"/>
          <w:szCs w:val="24"/>
        </w:rPr>
        <w:t>1</w:t>
      </w:r>
      <w:r w:rsidR="00C74B9C" w:rsidRPr="009E7D68">
        <w:rPr>
          <w:rFonts w:hint="eastAsia"/>
          <w:szCs w:val="24"/>
        </w:rPr>
        <w:t>2</w:t>
      </w:r>
      <w:r w:rsidRPr="009E7D68">
        <w:rPr>
          <w:szCs w:val="24"/>
        </w:rPr>
        <w:t>、</w:t>
      </w:r>
      <w:r w:rsidR="00B42D9C" w:rsidRPr="009E7D68">
        <w:rPr>
          <w:szCs w:val="24"/>
        </w:rPr>
        <w:t>确定用于评价养殖</w:t>
      </w:r>
      <w:r w:rsidRPr="009E7D68">
        <w:rPr>
          <w:rFonts w:hint="eastAsia"/>
          <w:szCs w:val="24"/>
        </w:rPr>
        <w:t>状态</w:t>
      </w:r>
      <w:r w:rsidR="00B42D9C" w:rsidRPr="009E7D68">
        <w:rPr>
          <w:szCs w:val="24"/>
        </w:rPr>
        <w:t>的考核</w:t>
      </w:r>
      <w:r w:rsidR="00C77752" w:rsidRPr="009E7D68">
        <w:rPr>
          <w:szCs w:val="24"/>
        </w:rPr>
        <w:t>指标</w:t>
      </w:r>
      <w:r w:rsidR="00B42D9C" w:rsidRPr="009E7D68">
        <w:rPr>
          <w:szCs w:val="24"/>
        </w:rPr>
        <w:t>参数，包括</w:t>
      </w:r>
      <w:bookmarkStart w:id="4" w:name="_Hlk215651176"/>
      <w:bookmarkStart w:id="5" w:name="_Hlk215587961"/>
      <w:r w:rsidR="00DA789A" w:rsidRPr="009E7D68">
        <w:rPr>
          <w:rFonts w:hint="eastAsia"/>
          <w:szCs w:val="24"/>
        </w:rPr>
        <w:t>鱼量指标参数</w:t>
      </w:r>
      <w:bookmarkEnd w:id="4"/>
      <w:r w:rsidRPr="009E7D68">
        <w:rPr>
          <w:rFonts w:hint="eastAsia"/>
          <w:szCs w:val="24"/>
        </w:rPr>
        <w:t>和</w:t>
      </w:r>
      <w:r w:rsidRPr="009E7D68">
        <w:rPr>
          <w:szCs w:val="24"/>
        </w:rPr>
        <w:t>环境</w:t>
      </w:r>
      <w:r w:rsidRPr="009E7D68">
        <w:rPr>
          <w:rFonts w:hint="eastAsia"/>
          <w:szCs w:val="24"/>
        </w:rPr>
        <w:t>指标参数</w:t>
      </w:r>
      <w:bookmarkEnd w:id="5"/>
      <w:r w:rsidR="00D8233D" w:rsidRPr="009E7D68">
        <w:rPr>
          <w:rFonts w:hint="eastAsia"/>
          <w:szCs w:val="24"/>
        </w:rPr>
        <w:t>，</w:t>
      </w:r>
      <w:r w:rsidR="00DA789A" w:rsidRPr="009E7D68">
        <w:rPr>
          <w:rFonts w:hint="eastAsia"/>
          <w:szCs w:val="24"/>
        </w:rPr>
        <w:t>鱼量指标参数</w:t>
      </w:r>
      <w:r w:rsidR="00D8233D" w:rsidRPr="009E7D68">
        <w:rPr>
          <w:rFonts w:hint="eastAsia"/>
          <w:szCs w:val="24"/>
        </w:rPr>
        <w:t>包括</w:t>
      </w:r>
      <w:bookmarkStart w:id="6" w:name="OLE_LINK30"/>
      <w:r w:rsidR="00D8233D" w:rsidRPr="009E7D68">
        <w:rPr>
          <w:szCs w:val="24"/>
        </w:rPr>
        <w:tab/>
      </w:r>
      <w:r w:rsidR="00D8233D" w:rsidRPr="009E7D68">
        <w:rPr>
          <w:szCs w:val="24"/>
        </w:rPr>
        <w:t>单体鱼体重</w:t>
      </w:r>
      <w:r w:rsidR="00D8233D" w:rsidRPr="009E7D68">
        <w:rPr>
          <w:szCs w:val="24"/>
        </w:rPr>
        <w:t>W</w:t>
      </w:r>
      <w:bookmarkStart w:id="7" w:name="_Hlk215587782"/>
      <w:r w:rsidR="00A647A3" w:rsidRPr="009E7D68">
        <w:rPr>
          <w:rFonts w:hint="eastAsia"/>
          <w:szCs w:val="24"/>
        </w:rPr>
        <w:t>和</w:t>
      </w:r>
      <w:bookmarkEnd w:id="6"/>
      <w:bookmarkEnd w:id="7"/>
      <w:r w:rsidR="0020586C" w:rsidRPr="009E7D68">
        <w:rPr>
          <w:szCs w:val="24"/>
        </w:rPr>
        <w:t>鱼群数量</w:t>
      </w:r>
      <w:r w:rsidR="0020586C" w:rsidRPr="009E7D68">
        <w:rPr>
          <w:szCs w:val="24"/>
        </w:rPr>
        <w:t>N</w:t>
      </w:r>
      <w:r w:rsidR="00B42D9C" w:rsidRPr="009E7D68">
        <w:rPr>
          <w:szCs w:val="24"/>
        </w:rPr>
        <w:t>；</w:t>
      </w:r>
    </w:p>
    <w:p w14:paraId="322F9AE4" w14:textId="49FE9D05" w:rsidR="00C74B9C" w:rsidRPr="009E7D68" w:rsidRDefault="00C74B9C" w:rsidP="0020586C">
      <w:pPr>
        <w:pStyle w:val="a3"/>
        <w:adjustRightInd w:val="0"/>
        <w:snapToGrid w:val="0"/>
        <w:spacing w:line="360" w:lineRule="auto"/>
        <w:ind w:left="360" w:firstLine="0"/>
        <w:rPr>
          <w:szCs w:val="24"/>
        </w:rPr>
      </w:pPr>
      <w:bookmarkStart w:id="8" w:name="OLE_LINK19"/>
      <w:r w:rsidRPr="009E7D68">
        <w:rPr>
          <w:szCs w:val="24"/>
        </w:rPr>
        <w:t>S</w:t>
      </w:r>
      <w:r w:rsidRPr="009E7D68">
        <w:rPr>
          <w:rFonts w:hint="eastAsia"/>
          <w:szCs w:val="24"/>
        </w:rPr>
        <w:t>13</w:t>
      </w:r>
      <w:r w:rsidRPr="009E7D68">
        <w:rPr>
          <w:szCs w:val="24"/>
        </w:rPr>
        <w:t>、</w:t>
      </w:r>
      <w:bookmarkEnd w:id="8"/>
      <w:r w:rsidRPr="009E7D68">
        <w:rPr>
          <w:szCs w:val="24"/>
        </w:rPr>
        <w:t>确定与养殖相关的</w:t>
      </w:r>
      <w:bookmarkStart w:id="9" w:name="OLE_LINK35"/>
      <w:r w:rsidRPr="009E7D68">
        <w:rPr>
          <w:szCs w:val="24"/>
        </w:rPr>
        <w:t>管理参数</w:t>
      </w:r>
      <w:bookmarkEnd w:id="9"/>
      <w:r w:rsidRPr="009E7D68">
        <w:rPr>
          <w:szCs w:val="24"/>
        </w:rPr>
        <w:t>，包括</w:t>
      </w:r>
      <w:bookmarkStart w:id="10" w:name="_Hlk215588090"/>
      <w:r w:rsidR="00BF7173" w:rsidRPr="009E7D68">
        <w:rPr>
          <w:szCs w:val="24"/>
        </w:rPr>
        <w:t>投饵量</w:t>
      </w:r>
      <m:oMath>
        <m:r>
          <m:rPr>
            <m:sty m:val="p"/>
          </m:rPr>
          <w:rPr>
            <w:rFonts w:ascii="Cambria Math" w:hAnsi="Cambria Math"/>
          </w:rPr>
          <m:t>F</m:t>
        </m:r>
      </m:oMath>
      <w:bookmarkEnd w:id="10"/>
      <w:r w:rsidRPr="009E7D68">
        <w:rPr>
          <w:szCs w:val="24"/>
        </w:rPr>
        <w:t>；</w:t>
      </w:r>
    </w:p>
    <w:p w14:paraId="47CC9FAF" w14:textId="059A38E8" w:rsidR="00D94E82" w:rsidRPr="009E7D68" w:rsidRDefault="00D94E82" w:rsidP="005B7343">
      <w:pPr>
        <w:pStyle w:val="a3"/>
        <w:adjustRightInd w:val="0"/>
        <w:snapToGrid w:val="0"/>
        <w:spacing w:line="360" w:lineRule="auto"/>
        <w:ind w:left="360" w:firstLine="0"/>
        <w:rPr>
          <w:szCs w:val="24"/>
        </w:rPr>
      </w:pPr>
      <w:r w:rsidRPr="009E7D68">
        <w:rPr>
          <w:szCs w:val="24"/>
        </w:rPr>
        <w:t>S2</w:t>
      </w:r>
      <w:r w:rsidRPr="009E7D68">
        <w:rPr>
          <w:szCs w:val="24"/>
        </w:rPr>
        <w:t>、建立预测模型</w:t>
      </w:r>
      <w:r w:rsidR="00C06602" w:rsidRPr="009E7D68">
        <w:rPr>
          <w:szCs w:val="24"/>
        </w:rPr>
        <w:t>，包括</w:t>
      </w:r>
      <w:r w:rsidRPr="009E7D68">
        <w:rPr>
          <w:szCs w:val="24"/>
        </w:rPr>
        <w:t>：</w:t>
      </w:r>
    </w:p>
    <w:p w14:paraId="57161576" w14:textId="16DEF210" w:rsidR="00D94E82" w:rsidRPr="009E7D68" w:rsidRDefault="00D94E82" w:rsidP="005B7343">
      <w:pPr>
        <w:pStyle w:val="a3"/>
        <w:adjustRightInd w:val="0"/>
        <w:snapToGrid w:val="0"/>
        <w:spacing w:line="360" w:lineRule="auto"/>
        <w:ind w:left="360" w:firstLine="0"/>
        <w:rPr>
          <w:szCs w:val="24"/>
        </w:rPr>
      </w:pPr>
      <w:r w:rsidRPr="009E7D68">
        <w:rPr>
          <w:szCs w:val="24"/>
        </w:rPr>
        <w:t>S2</w:t>
      </w:r>
      <w:r w:rsidR="004E5D3A" w:rsidRPr="009E7D68">
        <w:rPr>
          <w:szCs w:val="24"/>
        </w:rPr>
        <w:t>1</w:t>
      </w:r>
      <w:r w:rsidRPr="009E7D68">
        <w:rPr>
          <w:szCs w:val="24"/>
        </w:rPr>
        <w:t>、建立</w:t>
      </w:r>
      <w:r w:rsidR="004E5D3A" w:rsidRPr="009E7D68">
        <w:rPr>
          <w:szCs w:val="24"/>
        </w:rPr>
        <w:t>在养殖周期</w:t>
      </w:r>
      <w:r w:rsidR="00D61586" w:rsidRPr="009E7D68">
        <w:rPr>
          <w:szCs w:val="24"/>
        </w:rPr>
        <w:t>Z</w:t>
      </w:r>
      <w:r w:rsidR="004E5D3A" w:rsidRPr="009E7D68">
        <w:rPr>
          <w:szCs w:val="24"/>
        </w:rPr>
        <w:t>内温度</w:t>
      </w:r>
      <w:r w:rsidR="00D61586" w:rsidRPr="009E7D68">
        <w:rPr>
          <w:szCs w:val="24"/>
        </w:rPr>
        <w:t>T</w:t>
      </w:r>
      <w:r w:rsidR="004E5D3A" w:rsidRPr="009E7D68">
        <w:rPr>
          <w:szCs w:val="24"/>
        </w:rPr>
        <w:t>随</w:t>
      </w:r>
      <w:r w:rsidR="00D61586" w:rsidRPr="009E7D68">
        <w:rPr>
          <w:szCs w:val="24"/>
        </w:rPr>
        <w:t>时间</w:t>
      </w:r>
      <w:r w:rsidR="001E6A6F" w:rsidRPr="009E7D68">
        <w:rPr>
          <w:szCs w:val="24"/>
        </w:rPr>
        <w:t>t</w:t>
      </w:r>
      <w:r w:rsidR="004E5D3A" w:rsidRPr="009E7D68">
        <w:rPr>
          <w:szCs w:val="24"/>
        </w:rPr>
        <w:t>的变化关系</w:t>
      </w:r>
      <w:r w:rsidR="00734DD4" w:rsidRPr="009E7D68">
        <w:rPr>
          <w:szCs w:val="24"/>
        </w:rPr>
        <w:t>；</w:t>
      </w:r>
    </w:p>
    <w:p w14:paraId="3231DA2C" w14:textId="6045C260" w:rsidR="00734DD4" w:rsidRPr="009E7D68" w:rsidRDefault="00734DD4" w:rsidP="005B7343">
      <w:pPr>
        <w:pStyle w:val="a3"/>
        <w:adjustRightInd w:val="0"/>
        <w:snapToGrid w:val="0"/>
        <w:spacing w:line="360" w:lineRule="auto"/>
        <w:ind w:left="360" w:firstLine="0"/>
        <w:rPr>
          <w:szCs w:val="24"/>
        </w:rPr>
      </w:pPr>
      <w:r w:rsidRPr="009E7D68">
        <w:rPr>
          <w:szCs w:val="24"/>
        </w:rPr>
        <w:t>S22</w:t>
      </w:r>
      <w:r w:rsidRPr="009E7D68">
        <w:rPr>
          <w:szCs w:val="24"/>
        </w:rPr>
        <w:t>、</w:t>
      </w:r>
      <w:bookmarkStart w:id="11" w:name="_Hlk215597791"/>
      <w:r w:rsidRPr="009E7D68">
        <w:rPr>
          <w:szCs w:val="24"/>
        </w:rPr>
        <w:t>建立</w:t>
      </w:r>
      <w:r w:rsidR="00D61586" w:rsidRPr="009E7D68">
        <w:rPr>
          <w:szCs w:val="24"/>
        </w:rPr>
        <w:t>鱼群数量</w:t>
      </w:r>
      <w:r w:rsidR="00FD02A9" w:rsidRPr="009E7D68">
        <w:rPr>
          <w:szCs w:val="24"/>
        </w:rPr>
        <w:t>N</w:t>
      </w:r>
      <w:r w:rsidR="00D61586" w:rsidRPr="009E7D68">
        <w:rPr>
          <w:szCs w:val="24"/>
        </w:rPr>
        <w:t>和</w:t>
      </w:r>
      <w:r w:rsidR="00D61586" w:rsidRPr="009E7D68">
        <w:rPr>
          <w:szCs w:val="24"/>
        </w:rPr>
        <w:tab/>
      </w:r>
      <w:bookmarkStart w:id="12" w:name="_Hlk215587728"/>
      <w:r w:rsidR="00D61586" w:rsidRPr="009E7D68">
        <w:rPr>
          <w:szCs w:val="24"/>
        </w:rPr>
        <w:t>单体鱼体重</w:t>
      </w:r>
      <w:bookmarkEnd w:id="12"/>
      <w:r w:rsidR="00FD02A9" w:rsidRPr="009E7D68">
        <w:rPr>
          <w:szCs w:val="24"/>
        </w:rPr>
        <w:t>W</w:t>
      </w:r>
      <w:r w:rsidR="00D61586" w:rsidRPr="009E7D68">
        <w:rPr>
          <w:szCs w:val="24"/>
        </w:rPr>
        <w:t>与温度</w:t>
      </w:r>
      <w:r w:rsidR="00D61586" w:rsidRPr="009E7D68">
        <w:rPr>
          <w:szCs w:val="24"/>
        </w:rPr>
        <w:t>T</w:t>
      </w:r>
      <w:r w:rsidR="00D61586" w:rsidRPr="009E7D68">
        <w:rPr>
          <w:szCs w:val="24"/>
        </w:rPr>
        <w:t>的</w:t>
      </w:r>
      <w:r w:rsidR="00821B41" w:rsidRPr="009E7D68">
        <w:rPr>
          <w:szCs w:val="24"/>
        </w:rPr>
        <w:t>函数</w:t>
      </w:r>
      <w:r w:rsidR="00D61586" w:rsidRPr="009E7D68">
        <w:rPr>
          <w:szCs w:val="24"/>
        </w:rPr>
        <w:t>关系，</w:t>
      </w:r>
      <w:proofErr w:type="gramStart"/>
      <w:r w:rsidR="001A3FCF" w:rsidRPr="009E7D68">
        <w:rPr>
          <w:szCs w:val="24"/>
        </w:rPr>
        <w:t>建立</w:t>
      </w:r>
      <w:bookmarkStart w:id="13" w:name="_Hlk215588059"/>
      <w:r w:rsidR="00FD02A9" w:rsidRPr="009E7D68">
        <w:rPr>
          <w:szCs w:val="24"/>
        </w:rPr>
        <w:t>鱼总生物量</w:t>
      </w:r>
      <w:proofErr w:type="gramEnd"/>
      <w:r w:rsidR="008F2A71" w:rsidRPr="009E7D68">
        <w:rPr>
          <w:szCs w:val="24"/>
        </w:rPr>
        <w:t>B</w:t>
      </w:r>
      <w:bookmarkEnd w:id="13"/>
      <w:r w:rsidR="001A3FCF" w:rsidRPr="009E7D68">
        <w:rPr>
          <w:szCs w:val="24"/>
        </w:rPr>
        <w:t>与</w:t>
      </w:r>
      <w:bookmarkStart w:id="14" w:name="_Hlk215602920"/>
      <w:r w:rsidR="001A3FCF" w:rsidRPr="009E7D68">
        <w:rPr>
          <w:szCs w:val="24"/>
        </w:rPr>
        <w:t>鱼群数量</w:t>
      </w:r>
      <w:bookmarkEnd w:id="14"/>
      <w:r w:rsidR="001A3FCF" w:rsidRPr="009E7D68">
        <w:rPr>
          <w:szCs w:val="24"/>
        </w:rPr>
        <w:t>N</w:t>
      </w:r>
      <w:r w:rsidR="001A3FCF" w:rsidRPr="009E7D68">
        <w:rPr>
          <w:szCs w:val="24"/>
        </w:rPr>
        <w:t>和</w:t>
      </w:r>
      <w:r w:rsidR="001A3FCF" w:rsidRPr="009E7D68">
        <w:rPr>
          <w:szCs w:val="24"/>
        </w:rPr>
        <w:tab/>
      </w:r>
      <w:bookmarkStart w:id="15" w:name="_Hlk215602937"/>
      <w:r w:rsidR="001A3FCF" w:rsidRPr="009E7D68">
        <w:rPr>
          <w:szCs w:val="24"/>
        </w:rPr>
        <w:t>单体鱼体重</w:t>
      </w:r>
      <w:bookmarkEnd w:id="15"/>
      <w:r w:rsidR="001A3FCF" w:rsidRPr="009E7D68">
        <w:rPr>
          <w:szCs w:val="24"/>
        </w:rPr>
        <w:t>W</w:t>
      </w:r>
      <w:r w:rsidR="001A3FCF" w:rsidRPr="009E7D68">
        <w:rPr>
          <w:szCs w:val="24"/>
        </w:rPr>
        <w:t>的</w:t>
      </w:r>
      <w:r w:rsidR="008F2A71" w:rsidRPr="009E7D68">
        <w:rPr>
          <w:szCs w:val="24"/>
        </w:rPr>
        <w:t>函数关系</w:t>
      </w:r>
      <w:r w:rsidR="00FD02A9" w:rsidRPr="009E7D68">
        <w:rPr>
          <w:szCs w:val="24"/>
        </w:rPr>
        <w:t>B</w:t>
      </w:r>
      <w:r w:rsidR="00B771CD" w:rsidRPr="009E7D68">
        <w:rPr>
          <w:szCs w:val="24"/>
        </w:rPr>
        <w:t>=f</w:t>
      </w:r>
      <w:r w:rsidR="00B771CD" w:rsidRPr="009E7D68">
        <w:rPr>
          <w:szCs w:val="24"/>
        </w:rPr>
        <w:t>（</w:t>
      </w:r>
      <w:r w:rsidR="00B771CD" w:rsidRPr="009E7D68">
        <w:rPr>
          <w:szCs w:val="24"/>
        </w:rPr>
        <w:t>N</w:t>
      </w:r>
      <w:r w:rsidR="00B771CD" w:rsidRPr="009E7D68">
        <w:rPr>
          <w:szCs w:val="24"/>
        </w:rPr>
        <w:t>，</w:t>
      </w:r>
      <w:r w:rsidR="00B771CD" w:rsidRPr="009E7D68">
        <w:rPr>
          <w:szCs w:val="24"/>
        </w:rPr>
        <w:t>W</w:t>
      </w:r>
      <w:r w:rsidR="00B771CD" w:rsidRPr="009E7D68">
        <w:rPr>
          <w:szCs w:val="24"/>
        </w:rPr>
        <w:t>）</w:t>
      </w:r>
      <w:r w:rsidR="0020586C" w:rsidRPr="009E7D68">
        <w:rPr>
          <w:rFonts w:hint="eastAsia"/>
          <w:szCs w:val="24"/>
        </w:rPr>
        <w:t>，结合</w:t>
      </w:r>
      <w:r w:rsidR="001E6A6F" w:rsidRPr="009E7D68">
        <w:rPr>
          <w:szCs w:val="24"/>
        </w:rPr>
        <w:t>温度</w:t>
      </w:r>
      <w:r w:rsidR="001E6A6F" w:rsidRPr="009E7D68">
        <w:rPr>
          <w:szCs w:val="24"/>
        </w:rPr>
        <w:t>T</w:t>
      </w:r>
      <w:r w:rsidR="004732BB" w:rsidRPr="009E7D68">
        <w:rPr>
          <w:szCs w:val="24"/>
        </w:rPr>
        <w:t>与时间</w:t>
      </w:r>
      <w:r w:rsidR="004732BB" w:rsidRPr="009E7D68">
        <w:rPr>
          <w:szCs w:val="24"/>
        </w:rPr>
        <w:t>t</w:t>
      </w:r>
      <w:r w:rsidR="004732BB" w:rsidRPr="009E7D68">
        <w:rPr>
          <w:szCs w:val="24"/>
        </w:rPr>
        <w:t>的关系，</w:t>
      </w:r>
      <w:bookmarkStart w:id="16" w:name="_Hlk215651258"/>
      <w:r w:rsidR="001E6A6F" w:rsidRPr="009E7D68">
        <w:rPr>
          <w:szCs w:val="24"/>
        </w:rPr>
        <w:t>得到</w:t>
      </w:r>
      <w:r w:rsidR="00735291" w:rsidRPr="009E7D68">
        <w:rPr>
          <w:szCs w:val="24"/>
        </w:rPr>
        <w:t>与时间</w:t>
      </w:r>
      <w:r w:rsidR="00735291" w:rsidRPr="009E7D68">
        <w:rPr>
          <w:szCs w:val="24"/>
        </w:rPr>
        <w:t>t</w:t>
      </w:r>
      <w:r w:rsidR="00735291" w:rsidRPr="009E7D68">
        <w:rPr>
          <w:szCs w:val="24"/>
        </w:rPr>
        <w:t>相关的</w:t>
      </w:r>
      <w:r w:rsidR="008F2A71" w:rsidRPr="009E7D68">
        <w:rPr>
          <w:szCs w:val="24"/>
        </w:rPr>
        <w:t>鱼群数量</w:t>
      </w:r>
      <m:oMath>
        <m:r>
          <m:rPr>
            <m:sty m:val="p"/>
          </m:rPr>
          <w:rPr>
            <w:rFonts w:ascii="Cambria Math" w:hAnsi="Cambria Math"/>
          </w:rPr>
          <m:t>N</m:t>
        </m:r>
        <m:d>
          <m:dPr>
            <m:ctrlPr>
              <w:rPr>
                <w:rFonts w:ascii="Cambria Math" w:hAnsi="Cambria Math"/>
              </w:rPr>
            </m:ctrlPr>
          </m:dPr>
          <m:e>
            <m:r>
              <m:rPr>
                <m:sty m:val="p"/>
              </m:rPr>
              <w:rPr>
                <w:rFonts w:ascii="Cambria Math" w:hAnsi="Cambria Math"/>
              </w:rPr>
              <m:t>t</m:t>
            </m:r>
          </m:e>
        </m:d>
      </m:oMath>
      <w:r w:rsidR="008F2A71" w:rsidRPr="009E7D68">
        <w:rPr>
          <w:szCs w:val="24"/>
        </w:rPr>
        <w:t>、</w:t>
      </w:r>
      <w:r w:rsidR="008F2A71" w:rsidRPr="009E7D68">
        <w:rPr>
          <w:szCs w:val="24"/>
        </w:rPr>
        <w:tab/>
      </w:r>
      <w:r w:rsidR="008F2A71" w:rsidRPr="009E7D68">
        <w:rPr>
          <w:szCs w:val="24"/>
        </w:rPr>
        <w:t>单体鱼体重</w:t>
      </w:r>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oMath>
      <w:proofErr w:type="gramStart"/>
      <w:r w:rsidR="008F2A71" w:rsidRPr="009E7D68">
        <w:rPr>
          <w:szCs w:val="24"/>
        </w:rPr>
        <w:t>和鱼总生物量</w:t>
      </w:r>
      <w:proofErr w:type="gramEnd"/>
      <m:oMath>
        <m:r>
          <m:rPr>
            <m:sty m:val="p"/>
          </m:rPr>
          <w:rPr>
            <w:rFonts w:ascii="Cambria Math" w:hAnsi="Cambria Math"/>
          </w:rPr>
          <m:t>B</m:t>
        </m:r>
        <m:d>
          <m:dPr>
            <m:ctrlPr>
              <w:rPr>
                <w:rFonts w:ascii="Cambria Math" w:hAnsi="Cambria Math"/>
              </w:rPr>
            </m:ctrlPr>
          </m:dPr>
          <m:e>
            <m:r>
              <m:rPr>
                <m:sty m:val="p"/>
              </m:rPr>
              <w:rPr>
                <w:rFonts w:ascii="Cambria Math" w:hAnsi="Cambria Math"/>
              </w:rPr>
              <m:t>t</m:t>
            </m:r>
          </m:e>
        </m:d>
      </m:oMath>
      <w:bookmarkEnd w:id="16"/>
      <w:r w:rsidR="00B94E65" w:rsidRPr="009E7D68">
        <w:rPr>
          <w:szCs w:val="24"/>
        </w:rPr>
        <w:t>；</w:t>
      </w:r>
      <w:r w:rsidR="001A3FCF" w:rsidRPr="009E7D68">
        <w:rPr>
          <w:szCs w:val="24"/>
        </w:rPr>
        <w:t>确定</w:t>
      </w:r>
      <w:r w:rsidR="00B771CD" w:rsidRPr="009E7D68">
        <w:rPr>
          <w:szCs w:val="24"/>
        </w:rPr>
        <w:t>投饵量</w:t>
      </w:r>
      <w:bookmarkStart w:id="17" w:name="_Hlk215649010"/>
      <m:oMath>
        <m:r>
          <m:rPr>
            <m:sty m:val="p"/>
          </m:rPr>
          <w:rPr>
            <w:rFonts w:ascii="Cambria Math" w:hAnsi="Cambria Math"/>
          </w:rPr>
          <m:t>F</m:t>
        </m:r>
        <m:d>
          <m:dPr>
            <m:ctrlPr>
              <w:rPr>
                <w:rFonts w:ascii="Cambria Math" w:hAnsi="Cambria Math"/>
              </w:rPr>
            </m:ctrlPr>
          </m:dPr>
          <m:e>
            <m:r>
              <m:rPr>
                <m:sty m:val="p"/>
              </m:rPr>
              <w:rPr>
                <w:rFonts w:ascii="Cambria Math" w:hAnsi="Cambria Math"/>
              </w:rPr>
              <m:t>t</m:t>
            </m:r>
          </m:e>
        </m:d>
        <w:bookmarkEnd w:id="17"/>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nor/>
              </m:rPr>
              <m:t>rate</m:t>
            </m:r>
          </m:sub>
        </m:sSub>
        <m:r>
          <m:rPr>
            <m:sty m:val="p"/>
          </m:rPr>
          <w:rPr>
            <w:rFonts w:ascii="Cambria Math" w:hAnsi="Cambria Math"/>
          </w:rPr>
          <m:t>B</m:t>
        </m:r>
        <m:d>
          <m:dPr>
            <m:ctrlPr>
              <w:rPr>
                <w:rFonts w:ascii="Cambria Math" w:hAnsi="Cambria Math"/>
              </w:rPr>
            </m:ctrlPr>
          </m:dPr>
          <m:e>
            <m:r>
              <m:rPr>
                <m:sty m:val="p"/>
              </m:rPr>
              <w:rPr>
                <w:rFonts w:ascii="Cambria Math" w:hAnsi="Cambria Math"/>
              </w:rPr>
              <m:t>t</m:t>
            </m:r>
          </m:e>
        </m:d>
      </m:oMath>
      <w:bookmarkEnd w:id="11"/>
      <w:r w:rsidR="00BF7173" w:rsidRPr="009E7D68">
        <w:rPr>
          <w:rFonts w:hint="eastAsia"/>
        </w:rPr>
        <w:t>，</w:t>
      </w:r>
      <w:bookmarkStart w:id="18" w:name="_Hlk215665847"/>
      <w:r w:rsidR="00BF7173" w:rsidRPr="009E7D68">
        <w:rPr>
          <w:rFonts w:hint="eastAsia"/>
        </w:rPr>
        <w:t>其中</w:t>
      </w:r>
      <w:r w:rsidR="00BF7173" w:rsidRPr="009E7D68">
        <w:rPr>
          <w:szCs w:val="24"/>
        </w:rPr>
        <w:t>f</w:t>
      </w:r>
      <w:r w:rsidR="00BF7173" w:rsidRPr="009E7D68">
        <w:rPr>
          <w:szCs w:val="24"/>
          <w:vertAlign w:val="subscript"/>
        </w:rPr>
        <w:t>rate</w:t>
      </w:r>
      <w:r w:rsidR="00BF7173" w:rsidRPr="009E7D68">
        <w:rPr>
          <w:rFonts w:hint="eastAsia"/>
          <w:szCs w:val="24"/>
        </w:rPr>
        <w:t>为设定的</w:t>
      </w:r>
      <w:r w:rsidR="00BF7173" w:rsidRPr="009E7D68">
        <w:rPr>
          <w:szCs w:val="24"/>
        </w:rPr>
        <w:t>投饵率</w:t>
      </w:r>
      <w:bookmarkEnd w:id="18"/>
      <w:r w:rsidR="00420738" w:rsidRPr="009E7D68">
        <w:rPr>
          <w:szCs w:val="24"/>
        </w:rPr>
        <w:t>；</w:t>
      </w:r>
    </w:p>
    <w:p w14:paraId="3918B0BB" w14:textId="11A8726D" w:rsidR="00D61586" w:rsidRPr="009E7D68" w:rsidRDefault="00420738" w:rsidP="005B7343">
      <w:pPr>
        <w:pStyle w:val="a3"/>
        <w:adjustRightInd w:val="0"/>
        <w:snapToGrid w:val="0"/>
        <w:spacing w:line="360" w:lineRule="auto"/>
        <w:ind w:left="360" w:firstLine="0"/>
        <w:rPr>
          <w:szCs w:val="24"/>
        </w:rPr>
      </w:pPr>
      <w:r w:rsidRPr="009E7D68">
        <w:rPr>
          <w:szCs w:val="24"/>
        </w:rPr>
        <w:t>S23</w:t>
      </w:r>
      <w:r w:rsidRPr="009E7D68">
        <w:rPr>
          <w:szCs w:val="24"/>
        </w:rPr>
        <w:t>、</w:t>
      </w:r>
      <w:bookmarkStart w:id="19" w:name="_Hlk215666758"/>
      <w:r w:rsidR="00990A04" w:rsidRPr="009E7D68">
        <w:rPr>
          <w:szCs w:val="24"/>
        </w:rPr>
        <w:t>建立</w:t>
      </w:r>
      <w:bookmarkStart w:id="20" w:name="_Hlk215599616"/>
      <w:r w:rsidR="00D55CD4" w:rsidRPr="009E7D68">
        <w:rPr>
          <w:szCs w:val="24"/>
        </w:rPr>
        <w:t>自然参数</w:t>
      </w:r>
      <w:r w:rsidR="002D16FD" w:rsidRPr="009E7D68">
        <w:rPr>
          <w:szCs w:val="24"/>
        </w:rPr>
        <w:t>、</w:t>
      </w:r>
      <w:r w:rsidR="00D55CD4" w:rsidRPr="009E7D68">
        <w:rPr>
          <w:szCs w:val="24"/>
        </w:rPr>
        <w:t>管理参数</w:t>
      </w:r>
      <w:r w:rsidR="00BF7173" w:rsidRPr="009E7D68">
        <w:rPr>
          <w:rFonts w:hint="eastAsia"/>
          <w:szCs w:val="24"/>
        </w:rPr>
        <w:t>及</w:t>
      </w:r>
      <w:r w:rsidR="00BF7173" w:rsidRPr="009E7D68">
        <w:rPr>
          <w:szCs w:val="24"/>
        </w:rPr>
        <w:t>环境</w:t>
      </w:r>
      <w:r w:rsidR="00BF7173" w:rsidRPr="009E7D68">
        <w:rPr>
          <w:rFonts w:hint="eastAsia"/>
          <w:szCs w:val="24"/>
        </w:rPr>
        <w:t>指标参数</w:t>
      </w:r>
      <w:bookmarkEnd w:id="20"/>
      <w:r w:rsidR="00470505" w:rsidRPr="009E7D68">
        <w:rPr>
          <w:szCs w:val="24"/>
        </w:rPr>
        <w:t>之间</w:t>
      </w:r>
      <w:r w:rsidR="002D16FD" w:rsidRPr="009E7D68">
        <w:rPr>
          <w:szCs w:val="24"/>
        </w:rPr>
        <w:t>的</w:t>
      </w:r>
      <w:r w:rsidR="00AA4ADD" w:rsidRPr="009E7D68">
        <w:rPr>
          <w:szCs w:val="24"/>
        </w:rPr>
        <w:t>函数</w:t>
      </w:r>
      <w:r w:rsidR="002D16FD" w:rsidRPr="009E7D68">
        <w:rPr>
          <w:szCs w:val="24"/>
        </w:rPr>
        <w:t>关系，</w:t>
      </w:r>
      <w:r w:rsidR="00990A04" w:rsidRPr="009E7D68">
        <w:rPr>
          <w:szCs w:val="24"/>
        </w:rPr>
        <w:t>并</w:t>
      </w:r>
      <w:r w:rsidR="00BF7173" w:rsidRPr="009E7D68">
        <w:rPr>
          <w:rFonts w:hint="eastAsia"/>
          <w:szCs w:val="24"/>
        </w:rPr>
        <w:t>得到</w:t>
      </w:r>
      <w:r w:rsidR="00D55CD4" w:rsidRPr="009E7D68">
        <w:rPr>
          <w:szCs w:val="24"/>
        </w:rPr>
        <w:t>环境</w:t>
      </w:r>
      <w:r w:rsidR="00D55CD4" w:rsidRPr="009E7D68">
        <w:rPr>
          <w:rFonts w:hint="eastAsia"/>
          <w:szCs w:val="24"/>
        </w:rPr>
        <w:t>指标参数</w:t>
      </w:r>
      <w:r w:rsidR="00BF7173" w:rsidRPr="009E7D68">
        <w:rPr>
          <w:rFonts w:hint="eastAsia"/>
          <w:szCs w:val="24"/>
        </w:rPr>
        <w:t>与时间</w:t>
      </w:r>
      <w:r w:rsidR="002D16FD" w:rsidRPr="009E7D68">
        <w:rPr>
          <w:szCs w:val="24"/>
        </w:rPr>
        <w:t>t</w:t>
      </w:r>
      <w:r w:rsidR="00BF7173" w:rsidRPr="009E7D68">
        <w:rPr>
          <w:rFonts w:hint="eastAsia"/>
          <w:szCs w:val="24"/>
        </w:rPr>
        <w:t>之间</w:t>
      </w:r>
      <w:r w:rsidR="002D16FD" w:rsidRPr="009E7D68">
        <w:rPr>
          <w:szCs w:val="24"/>
        </w:rPr>
        <w:t>的函数关系</w:t>
      </w:r>
      <w:bookmarkEnd w:id="19"/>
      <w:r w:rsidR="002D16FD" w:rsidRPr="009E7D68">
        <w:rPr>
          <w:szCs w:val="24"/>
        </w:rPr>
        <w:t>；</w:t>
      </w:r>
    </w:p>
    <w:p w14:paraId="43AD531B" w14:textId="1FE7B2A3" w:rsidR="00990A04" w:rsidRPr="009E7D68" w:rsidRDefault="00990A04" w:rsidP="005B7343">
      <w:pPr>
        <w:pStyle w:val="a3"/>
        <w:adjustRightInd w:val="0"/>
        <w:snapToGrid w:val="0"/>
        <w:spacing w:line="360" w:lineRule="auto"/>
        <w:ind w:left="360" w:firstLine="0"/>
        <w:rPr>
          <w:szCs w:val="24"/>
        </w:rPr>
      </w:pPr>
      <w:r w:rsidRPr="009E7D68">
        <w:rPr>
          <w:szCs w:val="24"/>
        </w:rPr>
        <w:t>S3</w:t>
      </w:r>
      <w:r w:rsidRPr="009E7D68">
        <w:rPr>
          <w:szCs w:val="24"/>
        </w:rPr>
        <w:t>、实时监测温度和水质参数，并输入到预测模型中；</w:t>
      </w:r>
      <w:r w:rsidR="00C06602" w:rsidRPr="009E7D68">
        <w:rPr>
          <w:szCs w:val="24"/>
        </w:rPr>
        <w:t>预测模型运算得到</w:t>
      </w:r>
      <w:r w:rsidR="00A32006" w:rsidRPr="009E7D68">
        <w:rPr>
          <w:szCs w:val="24"/>
        </w:rPr>
        <w:t>考核指标参数随时间的变化关系；</w:t>
      </w:r>
    </w:p>
    <w:p w14:paraId="685344F2" w14:textId="3C2BE484" w:rsidR="00A32006" w:rsidRPr="009E7D68" w:rsidRDefault="00A32006" w:rsidP="005B7343">
      <w:pPr>
        <w:pStyle w:val="a3"/>
        <w:adjustRightInd w:val="0"/>
        <w:snapToGrid w:val="0"/>
        <w:spacing w:line="360" w:lineRule="auto"/>
        <w:ind w:left="360" w:firstLine="0"/>
        <w:rPr>
          <w:szCs w:val="24"/>
        </w:rPr>
      </w:pPr>
      <w:r w:rsidRPr="009E7D68">
        <w:rPr>
          <w:szCs w:val="24"/>
        </w:rPr>
        <w:t>S4</w:t>
      </w:r>
      <w:r w:rsidRPr="009E7D68">
        <w:rPr>
          <w:szCs w:val="24"/>
        </w:rPr>
        <w:t>、基于考核指标参数随时间的变化关系，</w:t>
      </w:r>
      <w:r w:rsidR="00EB1ECE" w:rsidRPr="009E7D68">
        <w:rPr>
          <w:szCs w:val="24"/>
        </w:rPr>
        <w:t>调节管理参数</w:t>
      </w:r>
      <w:r w:rsidR="006F019B" w:rsidRPr="009E7D68">
        <w:rPr>
          <w:szCs w:val="24"/>
        </w:rPr>
        <w:t>。</w:t>
      </w:r>
    </w:p>
    <w:bookmarkEnd w:id="0"/>
    <w:p w14:paraId="7AE59905" w14:textId="77777777" w:rsidR="00C8037E" w:rsidRPr="009E7D68" w:rsidRDefault="00C8037E" w:rsidP="00C8037E">
      <w:pPr>
        <w:pStyle w:val="a3"/>
        <w:adjustRightInd w:val="0"/>
        <w:snapToGrid w:val="0"/>
        <w:spacing w:line="360" w:lineRule="auto"/>
        <w:ind w:firstLine="0"/>
        <w:rPr>
          <w:szCs w:val="24"/>
        </w:rPr>
      </w:pPr>
    </w:p>
    <w:p w14:paraId="552C48CE" w14:textId="2A2EFB76" w:rsidR="00C8037E" w:rsidRPr="009E7D68" w:rsidRDefault="00C8037E" w:rsidP="00A907B5">
      <w:pPr>
        <w:pStyle w:val="a3"/>
        <w:numPr>
          <w:ilvl w:val="0"/>
          <w:numId w:val="22"/>
        </w:numPr>
        <w:adjustRightInd w:val="0"/>
        <w:snapToGrid w:val="0"/>
        <w:spacing w:line="360" w:lineRule="auto"/>
        <w:rPr>
          <w:szCs w:val="24"/>
        </w:rPr>
      </w:pPr>
      <w:r w:rsidRPr="009E7D68">
        <w:rPr>
          <w:szCs w:val="24"/>
        </w:rPr>
        <w:t>根据权利要求</w:t>
      </w:r>
      <w:r w:rsidRPr="009E7D68">
        <w:rPr>
          <w:szCs w:val="24"/>
        </w:rPr>
        <w:t>1</w:t>
      </w:r>
      <w:r w:rsidRPr="009E7D68">
        <w:rPr>
          <w:szCs w:val="24"/>
        </w:rPr>
        <w:t>所述的</w:t>
      </w:r>
      <w:r w:rsidR="006F019B" w:rsidRPr="009E7D68">
        <w:rPr>
          <w:szCs w:val="24"/>
        </w:rPr>
        <w:t>深海养殖动态综合监测管理方法</w:t>
      </w:r>
      <w:r w:rsidRPr="009E7D68">
        <w:rPr>
          <w:szCs w:val="24"/>
        </w:rPr>
        <w:t>，其特征在于：</w:t>
      </w:r>
      <w:r w:rsidR="00BA36C4" w:rsidRPr="009E7D68">
        <w:rPr>
          <w:szCs w:val="24"/>
        </w:rPr>
        <w:t>所述步骤</w:t>
      </w:r>
      <w:r w:rsidR="00BA36C4" w:rsidRPr="009E7D68">
        <w:rPr>
          <w:szCs w:val="24"/>
        </w:rPr>
        <w:t>S1</w:t>
      </w:r>
      <w:r w:rsidR="00D8233D" w:rsidRPr="009E7D68">
        <w:rPr>
          <w:rFonts w:hint="eastAsia"/>
          <w:szCs w:val="24"/>
        </w:rPr>
        <w:t>1</w:t>
      </w:r>
      <w:r w:rsidR="00BA36C4" w:rsidRPr="009E7D68">
        <w:rPr>
          <w:szCs w:val="24"/>
        </w:rPr>
        <w:t>中，水质参数包括</w:t>
      </w:r>
      <w:bookmarkStart w:id="21" w:name="_Hlk215586680"/>
      <w:r w:rsidR="00470505" w:rsidRPr="009E7D68">
        <w:rPr>
          <w:szCs w:val="24"/>
        </w:rPr>
        <w:t>溶解氧浓度、总氮浓度、总磷浓度和叶绿素浓度</w:t>
      </w:r>
      <w:bookmarkEnd w:id="21"/>
      <w:r w:rsidR="00A21920" w:rsidRPr="009E7D68">
        <w:rPr>
          <w:szCs w:val="24"/>
        </w:rPr>
        <w:t>。</w:t>
      </w:r>
    </w:p>
    <w:p w14:paraId="38C5895A" w14:textId="77777777" w:rsidR="00773CD8" w:rsidRPr="009E7D68" w:rsidRDefault="00773CD8" w:rsidP="00773CD8">
      <w:pPr>
        <w:pStyle w:val="a3"/>
        <w:adjustRightInd w:val="0"/>
        <w:snapToGrid w:val="0"/>
        <w:spacing w:line="360" w:lineRule="auto"/>
        <w:ind w:firstLine="0"/>
        <w:rPr>
          <w:szCs w:val="24"/>
        </w:rPr>
      </w:pPr>
    </w:p>
    <w:p w14:paraId="0D3325CE" w14:textId="108D3C31" w:rsidR="00773CD8" w:rsidRPr="009E7D68" w:rsidRDefault="00773CD8" w:rsidP="00773CD8">
      <w:pPr>
        <w:pStyle w:val="a3"/>
        <w:numPr>
          <w:ilvl w:val="0"/>
          <w:numId w:val="22"/>
        </w:numPr>
        <w:adjustRightInd w:val="0"/>
        <w:snapToGrid w:val="0"/>
        <w:spacing w:line="360" w:lineRule="auto"/>
        <w:rPr>
          <w:szCs w:val="24"/>
        </w:rPr>
      </w:pPr>
      <w:r w:rsidRPr="009E7D68">
        <w:rPr>
          <w:szCs w:val="24"/>
        </w:rPr>
        <w:t>根据权利要求</w:t>
      </w:r>
      <w:r w:rsidRPr="009E7D68">
        <w:rPr>
          <w:rFonts w:hint="eastAsia"/>
          <w:szCs w:val="24"/>
        </w:rPr>
        <w:t>1</w:t>
      </w:r>
      <w:r w:rsidRPr="009E7D68">
        <w:rPr>
          <w:rFonts w:hint="eastAsia"/>
          <w:szCs w:val="24"/>
        </w:rPr>
        <w:t>或</w:t>
      </w:r>
      <w:r w:rsidRPr="009E7D68">
        <w:rPr>
          <w:rFonts w:hint="eastAsia"/>
          <w:szCs w:val="24"/>
        </w:rPr>
        <w:t>2</w:t>
      </w:r>
      <w:r w:rsidRPr="009E7D68">
        <w:rPr>
          <w:szCs w:val="24"/>
        </w:rPr>
        <w:t>所述的深海养殖动态综合监测管理方法，其特征在于：所述步骤</w:t>
      </w:r>
      <w:r w:rsidRPr="009E7D68">
        <w:rPr>
          <w:szCs w:val="24"/>
        </w:rPr>
        <w:t>S1</w:t>
      </w:r>
      <w:r w:rsidRPr="009E7D68">
        <w:rPr>
          <w:rFonts w:hint="eastAsia"/>
          <w:szCs w:val="24"/>
        </w:rPr>
        <w:t>2</w:t>
      </w:r>
      <w:r w:rsidRPr="009E7D68">
        <w:rPr>
          <w:szCs w:val="24"/>
        </w:rPr>
        <w:t>中</w:t>
      </w:r>
      <w:r w:rsidRPr="009E7D68">
        <w:rPr>
          <w:rFonts w:hint="eastAsia"/>
          <w:szCs w:val="24"/>
        </w:rPr>
        <w:t>，所述</w:t>
      </w:r>
      <w:r w:rsidRPr="009E7D68">
        <w:rPr>
          <w:szCs w:val="24"/>
        </w:rPr>
        <w:t>环境</w:t>
      </w:r>
      <w:r w:rsidRPr="009E7D68">
        <w:rPr>
          <w:rFonts w:hint="eastAsia"/>
          <w:szCs w:val="24"/>
        </w:rPr>
        <w:t>指标参数包括</w:t>
      </w:r>
      <w:r w:rsidRPr="009E7D68">
        <w:rPr>
          <w:szCs w:val="24"/>
        </w:rPr>
        <w:t>环境影响统计参数</w:t>
      </w:r>
      <w:r w:rsidRPr="009E7D68">
        <w:rPr>
          <w:rFonts w:hint="eastAsia"/>
          <w:szCs w:val="24"/>
        </w:rPr>
        <w:t>、以及部分或全部的</w:t>
      </w:r>
      <w:r w:rsidRPr="009E7D68">
        <w:rPr>
          <w:szCs w:val="24"/>
        </w:rPr>
        <w:t>水质参数</w:t>
      </w:r>
      <w:r w:rsidRPr="009E7D68">
        <w:rPr>
          <w:rFonts w:hint="eastAsia"/>
          <w:szCs w:val="24"/>
        </w:rPr>
        <w:t>，</w:t>
      </w:r>
      <w:r w:rsidRPr="009E7D68">
        <w:rPr>
          <w:szCs w:val="24"/>
        </w:rPr>
        <w:t>环境影响统计参数包括</w:t>
      </w:r>
      <w:r w:rsidRPr="009E7D68">
        <w:rPr>
          <w:szCs w:val="24"/>
        </w:rPr>
        <w:tab/>
      </w:r>
      <w:r w:rsidRPr="009E7D68">
        <w:rPr>
          <w:szCs w:val="24"/>
        </w:rPr>
        <w:t>养殖区域</w:t>
      </w:r>
      <w:r w:rsidRPr="009E7D68">
        <w:rPr>
          <w:rFonts w:hint="eastAsia"/>
          <w:szCs w:val="24"/>
        </w:rPr>
        <w:t>水体对外输出的</w:t>
      </w:r>
      <w:r w:rsidRPr="009E7D68">
        <w:rPr>
          <w:szCs w:val="24"/>
        </w:rPr>
        <w:t>总氮累积排放量和</w:t>
      </w:r>
      <w:r w:rsidRPr="009E7D68">
        <w:rPr>
          <w:szCs w:val="24"/>
        </w:rPr>
        <w:tab/>
      </w:r>
      <w:r w:rsidRPr="009E7D68">
        <w:rPr>
          <w:szCs w:val="24"/>
        </w:rPr>
        <w:t>总磷累积排放量。</w:t>
      </w:r>
    </w:p>
    <w:p w14:paraId="1EF1E792" w14:textId="77777777" w:rsidR="00C8037E" w:rsidRPr="009E7D68" w:rsidRDefault="00C8037E" w:rsidP="00C8037E">
      <w:pPr>
        <w:pStyle w:val="a3"/>
        <w:adjustRightInd w:val="0"/>
        <w:snapToGrid w:val="0"/>
        <w:spacing w:line="360" w:lineRule="auto"/>
        <w:ind w:firstLine="0"/>
        <w:rPr>
          <w:szCs w:val="24"/>
        </w:rPr>
      </w:pPr>
    </w:p>
    <w:p w14:paraId="414D929F" w14:textId="5F799541" w:rsidR="00C8037E" w:rsidRPr="009E7D68" w:rsidRDefault="00C8037E" w:rsidP="005E25B3">
      <w:pPr>
        <w:pStyle w:val="a3"/>
        <w:numPr>
          <w:ilvl w:val="0"/>
          <w:numId w:val="22"/>
        </w:numPr>
        <w:adjustRightInd w:val="0"/>
        <w:snapToGrid w:val="0"/>
        <w:spacing w:line="360" w:lineRule="auto"/>
        <w:rPr>
          <w:szCs w:val="24"/>
        </w:rPr>
      </w:pPr>
      <w:r w:rsidRPr="009E7D68">
        <w:rPr>
          <w:szCs w:val="24"/>
        </w:rPr>
        <w:t>根据权利要求</w:t>
      </w:r>
      <w:r w:rsidR="00F04E8F" w:rsidRPr="009E7D68">
        <w:rPr>
          <w:rFonts w:hint="eastAsia"/>
          <w:szCs w:val="24"/>
        </w:rPr>
        <w:t>1</w:t>
      </w:r>
      <w:r w:rsidRPr="009E7D68">
        <w:rPr>
          <w:szCs w:val="24"/>
        </w:rPr>
        <w:t>所述的</w:t>
      </w:r>
      <w:r w:rsidR="006F019B" w:rsidRPr="009E7D68">
        <w:rPr>
          <w:szCs w:val="24"/>
        </w:rPr>
        <w:t>深海养殖动态综合监测管理方法</w:t>
      </w:r>
      <w:r w:rsidRPr="009E7D68">
        <w:rPr>
          <w:szCs w:val="24"/>
        </w:rPr>
        <w:t>，其特征在于：</w:t>
      </w:r>
      <w:bookmarkStart w:id="22" w:name="_Hlk215669729"/>
      <w:r w:rsidR="00A21920" w:rsidRPr="009E7D68">
        <w:rPr>
          <w:szCs w:val="24"/>
        </w:rPr>
        <w:t>所述步骤</w:t>
      </w:r>
      <w:r w:rsidR="00A21920" w:rsidRPr="009E7D68">
        <w:rPr>
          <w:szCs w:val="24"/>
        </w:rPr>
        <w:t>S21</w:t>
      </w:r>
      <w:r w:rsidR="00A21920" w:rsidRPr="009E7D68">
        <w:rPr>
          <w:szCs w:val="24"/>
        </w:rPr>
        <w:t>中，</w:t>
      </w:r>
      <w:bookmarkStart w:id="23" w:name="_Hlk215588422"/>
      <w:r w:rsidR="00A21920" w:rsidRPr="009E7D68">
        <w:rPr>
          <w:szCs w:val="24"/>
        </w:rPr>
        <w:t>温度</w:t>
      </w:r>
      <w:r w:rsidR="00A21920" w:rsidRPr="009E7D68">
        <w:rPr>
          <w:szCs w:val="24"/>
        </w:rPr>
        <w:t>T</w:t>
      </w:r>
      <w:r w:rsidR="00A21920" w:rsidRPr="009E7D68">
        <w:rPr>
          <w:szCs w:val="24"/>
        </w:rPr>
        <w:t>随时间</w:t>
      </w:r>
      <w:r w:rsidR="005E25B3" w:rsidRPr="009E7D68">
        <w:rPr>
          <w:szCs w:val="24"/>
        </w:rPr>
        <w:t>t</w:t>
      </w:r>
      <w:r w:rsidR="00A21920" w:rsidRPr="009E7D68">
        <w:rPr>
          <w:szCs w:val="24"/>
        </w:rPr>
        <w:t>的函数关系为</w:t>
      </w:r>
      <m:oMath>
        <m:r>
          <m:rPr>
            <m:sty m:val="p"/>
          </m:rPr>
          <w:rPr>
            <w:rFonts w:ascii="Cambria Math" w:hAnsi="Cambria Math"/>
          </w:rPr>
          <m:t>T</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m:t>
        </m:r>
        <w:bookmarkStart w:id="24" w:name="_Hlk215597233"/>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w:bookmarkEnd w:id="24"/>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num>
                  <m:den>
                    <m:r>
                      <m:rPr>
                        <m:sty m:val="p"/>
                      </m:rPr>
                      <w:rPr>
                        <w:rFonts w:ascii="Cambria Math" w:hAnsi="Cambria Math"/>
                      </w:rPr>
                      <m:t>150</m:t>
                    </m:r>
                  </m:den>
                </m:f>
                <m:d>
                  <m:dPr>
                    <m:ctrlPr>
                      <w:rPr>
                        <w:rFonts w:ascii="Cambria Math" w:hAnsi="Cambria Math"/>
                      </w:rPr>
                    </m:ctrlPr>
                  </m:dPr>
                  <m:e>
                    <m:r>
                      <m:rPr>
                        <m:sty m:val="p"/>
                      </m:rPr>
                      <w:rPr>
                        <w:rFonts w:ascii="Cambria Math" w:hAnsi="Cambria Math"/>
                      </w:rPr>
                      <m:t>t-Z/2</m:t>
                    </m:r>
                  </m:e>
                </m:d>
              </m:e>
            </m:d>
          </m:e>
        </m:func>
      </m:oMath>
      <w:r w:rsidR="00D67CB1" w:rsidRPr="009E7D68">
        <w:t>，其中，</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oMath>
      <w:r w:rsidR="00D67CB1" w:rsidRPr="009E7D68">
        <w:t>为设定的基准温度</w:t>
      </w:r>
      <w:r w:rsidR="005F442C" w:rsidRPr="009E7D68">
        <w:rPr>
          <w:rFonts w:hint="eastAsia"/>
        </w:rPr>
        <w:t>，</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oMath>
      <w:r w:rsidR="00962E59" w:rsidRPr="009E7D68">
        <w:rPr>
          <w:rFonts w:hint="eastAsia"/>
        </w:rPr>
        <w:t>为</w:t>
      </w:r>
      <w:r w:rsidR="00962E59" w:rsidRPr="009E7D68">
        <w:t>设定的</w:t>
      </w:r>
      <w:r w:rsidR="00962E59" w:rsidRPr="009E7D68">
        <w:rPr>
          <w:rFonts w:hint="eastAsia"/>
        </w:rPr>
        <w:t>温度变化振幅</w:t>
      </w:r>
      <w:r w:rsidR="00D67CB1" w:rsidRPr="009E7D68">
        <w:t>，</w:t>
      </w:r>
      <w:r w:rsidR="00D67CB1" w:rsidRPr="009E7D68">
        <w:rPr>
          <w:szCs w:val="24"/>
        </w:rPr>
        <w:t>Z</w:t>
      </w:r>
      <w:r w:rsidR="00D67CB1" w:rsidRPr="009E7D68">
        <w:rPr>
          <w:szCs w:val="24"/>
        </w:rPr>
        <w:t>为</w:t>
      </w:r>
      <w:r w:rsidR="00962E59" w:rsidRPr="009E7D68">
        <w:t>设定的</w:t>
      </w:r>
      <w:r w:rsidR="00D67CB1" w:rsidRPr="009E7D68">
        <w:rPr>
          <w:szCs w:val="24"/>
        </w:rPr>
        <w:t>养殖周期</w:t>
      </w:r>
      <w:bookmarkEnd w:id="22"/>
      <w:bookmarkEnd w:id="23"/>
      <w:r w:rsidR="00D67CB1" w:rsidRPr="009E7D68">
        <w:t>。</w:t>
      </w:r>
    </w:p>
    <w:p w14:paraId="57FEBBA5" w14:textId="77777777" w:rsidR="00C8037E" w:rsidRPr="009E7D68" w:rsidRDefault="00C8037E" w:rsidP="00C8037E">
      <w:pPr>
        <w:pStyle w:val="a3"/>
        <w:adjustRightInd w:val="0"/>
        <w:snapToGrid w:val="0"/>
        <w:spacing w:line="360" w:lineRule="auto"/>
        <w:ind w:firstLine="0"/>
        <w:rPr>
          <w:szCs w:val="24"/>
        </w:rPr>
      </w:pPr>
    </w:p>
    <w:p w14:paraId="627199A2" w14:textId="18109DDE" w:rsidR="00C8037E" w:rsidRPr="009E7D68" w:rsidRDefault="00C8037E" w:rsidP="00A907B5">
      <w:pPr>
        <w:pStyle w:val="a3"/>
        <w:numPr>
          <w:ilvl w:val="0"/>
          <w:numId w:val="22"/>
        </w:numPr>
        <w:adjustRightInd w:val="0"/>
        <w:snapToGrid w:val="0"/>
        <w:spacing w:line="360" w:lineRule="auto"/>
        <w:rPr>
          <w:szCs w:val="24"/>
        </w:rPr>
      </w:pPr>
      <w:r w:rsidRPr="009E7D68">
        <w:rPr>
          <w:szCs w:val="24"/>
        </w:rPr>
        <w:t>根据权利要求</w:t>
      </w:r>
      <w:r w:rsidR="00C27662" w:rsidRPr="009E7D68">
        <w:rPr>
          <w:rFonts w:hint="eastAsia"/>
          <w:szCs w:val="24"/>
        </w:rPr>
        <w:t>1</w:t>
      </w:r>
      <w:r w:rsidR="00C27662" w:rsidRPr="009E7D68">
        <w:rPr>
          <w:rFonts w:hint="eastAsia"/>
          <w:szCs w:val="24"/>
        </w:rPr>
        <w:t>或</w:t>
      </w:r>
      <w:r w:rsidR="00C27662" w:rsidRPr="009E7D68">
        <w:rPr>
          <w:rFonts w:hint="eastAsia"/>
          <w:szCs w:val="24"/>
        </w:rPr>
        <w:t>4</w:t>
      </w:r>
      <w:r w:rsidRPr="009E7D68">
        <w:rPr>
          <w:szCs w:val="24"/>
        </w:rPr>
        <w:t>所述的</w:t>
      </w:r>
      <w:r w:rsidR="006F019B" w:rsidRPr="009E7D68">
        <w:rPr>
          <w:szCs w:val="24"/>
        </w:rPr>
        <w:t>深海养殖动态综合监测管理方法</w:t>
      </w:r>
      <w:r w:rsidRPr="009E7D68">
        <w:rPr>
          <w:szCs w:val="24"/>
        </w:rPr>
        <w:t>，其特征在于：</w:t>
      </w:r>
      <w:bookmarkStart w:id="25" w:name="_Hlk215669752"/>
      <w:r w:rsidR="00D247F3" w:rsidRPr="009E7D68">
        <w:rPr>
          <w:szCs w:val="24"/>
        </w:rPr>
        <w:t>所述步骤</w:t>
      </w:r>
      <w:r w:rsidR="00D247F3" w:rsidRPr="009E7D68">
        <w:rPr>
          <w:szCs w:val="24"/>
        </w:rPr>
        <w:t>S22</w:t>
      </w:r>
      <w:r w:rsidR="00947619" w:rsidRPr="009E7D68">
        <w:rPr>
          <w:szCs w:val="24"/>
        </w:rPr>
        <w:lastRenderedPageBreak/>
        <w:t>中，</w:t>
      </w:r>
      <w:bookmarkStart w:id="26" w:name="_Hlk215598065"/>
      <w:r w:rsidR="00947619" w:rsidRPr="009E7D68">
        <w:rPr>
          <w:szCs w:val="24"/>
        </w:rPr>
        <w:t>鱼群数量</w:t>
      </w:r>
      <w:r w:rsidR="00947619" w:rsidRPr="009E7D68">
        <w:rPr>
          <w:szCs w:val="24"/>
        </w:rPr>
        <w:t>N</w:t>
      </w:r>
      <w:r w:rsidR="00947619" w:rsidRPr="009E7D68">
        <w:rPr>
          <w:szCs w:val="24"/>
        </w:rPr>
        <w:t>与温度</w:t>
      </w:r>
      <w:r w:rsidR="00947619" w:rsidRPr="009E7D68">
        <w:rPr>
          <w:szCs w:val="24"/>
        </w:rPr>
        <w:t>T</w:t>
      </w:r>
      <w:r w:rsidR="00947619" w:rsidRPr="009E7D68">
        <w:rPr>
          <w:szCs w:val="24"/>
        </w:rPr>
        <w:t>之间的</w:t>
      </w:r>
      <w:r w:rsidR="00BC6125" w:rsidRPr="009E7D68">
        <w:rPr>
          <w:szCs w:val="24"/>
        </w:rPr>
        <w:t>函数</w:t>
      </w:r>
      <w:r w:rsidR="00947619" w:rsidRPr="009E7D68">
        <w:rPr>
          <w:szCs w:val="24"/>
        </w:rPr>
        <w:t>关系为</w:t>
      </w:r>
      <w:r w:rsidR="00D247F3" w:rsidRPr="009E7D68">
        <w:rPr>
          <w:szCs w:val="24"/>
        </w:rPr>
        <w:t>：</w:t>
      </w:r>
      <m:oMath>
        <m:f>
          <m:fPr>
            <m:ctrlPr>
              <w:rPr>
                <w:rFonts w:ascii="Cambria Math" w:hAnsi="Cambria Math"/>
              </w:rPr>
            </m:ctrlPr>
          </m:fPr>
          <m:num>
            <m:r>
              <m:rPr>
                <m:sty m:val="p"/>
              </m:rPr>
              <w:rPr>
                <w:rFonts w:ascii="Cambria Math" w:hAnsi="Cambria Math"/>
              </w:rPr>
              <m:t>dN</m:t>
            </m:r>
          </m:num>
          <m:den>
            <m:r>
              <m:rPr>
                <m:sty m:val="p"/>
              </m:rPr>
              <w:rPr>
                <w:rFonts w:ascii="Cambria Math" w:hAnsi="Cambria Math"/>
              </w:rPr>
              <m:t>dt</m:t>
            </m:r>
          </m:den>
        </m:f>
        <m:r>
          <m:rPr>
            <m:sty m:val="p"/>
          </m:rPr>
          <w:rPr>
            <w:rFonts w:ascii="Cambria Math" w:hAnsi="Cambria Math"/>
          </w:rPr>
          <m:t>=-m</m:t>
        </m:r>
        <m:d>
          <m:dPr>
            <m:ctrlPr>
              <w:rPr>
                <w:rFonts w:ascii="Cambria Math" w:hAnsi="Cambria Math"/>
              </w:rPr>
            </m:ctrlPr>
          </m:dPr>
          <m:e>
            <m:r>
              <m:rPr>
                <m:sty m:val="p"/>
              </m:rPr>
              <w:rPr>
                <w:rFonts w:ascii="Cambria Math" w:hAnsi="Cambria Math"/>
              </w:rPr>
              <m:t>T</m:t>
            </m:r>
          </m:e>
        </m:d>
        <m:r>
          <m:rPr>
            <m:sty m:val="p"/>
          </m:rPr>
          <w:rPr>
            <w:rFonts w:ascii="Cambria Math" w:hAnsi="Cambria Math"/>
          </w:rPr>
          <m:t>N,m</m:t>
        </m:r>
        <w:bookmarkStart w:id="27" w:name="_Hlk215519627"/>
        <m:d>
          <m:dPr>
            <m:ctrlPr>
              <w:rPr>
                <w:rFonts w:ascii="Cambria Math" w:hAnsi="Cambria Math"/>
              </w:rPr>
            </m:ctrlPr>
          </m:dPr>
          <m:e>
            <m:r>
              <m:rPr>
                <m:sty m:val="p"/>
              </m:rPr>
              <w:rPr>
                <w:rFonts w:ascii="Cambria Math" w:hAnsi="Cambria Math"/>
              </w:rPr>
              <m:t>T</m:t>
            </m:r>
          </m:e>
        </m:d>
        <w:bookmarkEnd w:id="27"/>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nor/>
                      </m:rPr>
                      <m:t>opt</m:t>
                    </m:r>
                  </m:sub>
                </m:sSub>
              </m:e>
            </m:d>
          </m:e>
          <m:sup>
            <m:r>
              <m:rPr>
                <m:sty m:val="p"/>
              </m:rPr>
              <w:rPr>
                <w:rFonts w:ascii="Cambria Math" w:hAnsi="Cambria Math"/>
              </w:rPr>
              <m:t>2</m:t>
            </m:r>
          </m:sup>
        </m:sSup>
      </m:oMath>
      <w:r w:rsidR="00D247F3" w:rsidRPr="009E7D68">
        <w:t>，其中</w:t>
      </w:r>
      <w:r w:rsidR="00CC0E8E" w:rsidRPr="009E7D68">
        <w:rPr>
          <w:rFonts w:hint="eastAsia"/>
        </w:rPr>
        <w:t>，</w:t>
      </w:r>
      <m:oMath>
        <m:r>
          <m:rPr>
            <m:sty m:val="p"/>
          </m:rPr>
          <w:rPr>
            <w:rFonts w:ascii="Cambria Math" w:hAnsi="Cambria Math"/>
          </w:rPr>
          <m:t>m</m:t>
        </m:r>
        <m:d>
          <m:dPr>
            <m:ctrlPr>
              <w:rPr>
                <w:rFonts w:ascii="Cambria Math" w:hAnsi="Cambria Math"/>
              </w:rPr>
            </m:ctrlPr>
          </m:dPr>
          <m:e>
            <m:r>
              <m:rPr>
                <m:sty m:val="p"/>
              </m:rPr>
              <w:rPr>
                <w:rFonts w:ascii="Cambria Math" w:hAnsi="Cambria Math"/>
              </w:rPr>
              <m:t>T</m:t>
            </m:r>
          </m:e>
        </m:d>
      </m:oMath>
      <w:r w:rsidR="00D247F3" w:rsidRPr="009E7D68">
        <w:t>为随温度变化的死亡率，</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oMath>
      <w:r w:rsidR="00D247F3" w:rsidRPr="009E7D68">
        <w:t>是设定的死亡率温度系数，</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0</m:t>
            </m:r>
          </m:sub>
        </m:sSub>
      </m:oMath>
      <w:r w:rsidR="00D247F3" w:rsidRPr="009E7D68">
        <w:t>是设定的基础死亡率，</w:t>
      </w:r>
      <m:oMath>
        <m:sSub>
          <m:sSubPr>
            <m:ctrlPr>
              <w:rPr>
                <w:rFonts w:ascii="Cambria Math" w:hAnsi="Cambria Math"/>
              </w:rPr>
            </m:ctrlPr>
          </m:sSubPr>
          <m:e>
            <m:r>
              <m:rPr>
                <m:sty m:val="p"/>
              </m:rPr>
              <w:rPr>
                <w:rFonts w:ascii="Cambria Math" w:hAnsi="Cambria Math"/>
              </w:rPr>
              <m:t>T</m:t>
            </m:r>
          </m:e>
          <m:sub>
            <m:r>
              <m:rPr>
                <m:nor/>
              </m:rPr>
              <m:t>opt</m:t>
            </m:r>
          </m:sub>
        </m:sSub>
      </m:oMath>
      <w:r w:rsidR="00D247F3" w:rsidRPr="009E7D68">
        <w:t>是设定的最佳温度；</w:t>
      </w:r>
      <w:bookmarkEnd w:id="26"/>
      <w:r w:rsidR="00947619" w:rsidRPr="009E7D68">
        <w:rPr>
          <w:szCs w:val="24"/>
        </w:rPr>
        <w:tab/>
      </w:r>
      <w:bookmarkStart w:id="28" w:name="_Hlk215598169"/>
      <w:r w:rsidR="00947619" w:rsidRPr="009E7D68">
        <w:rPr>
          <w:szCs w:val="24"/>
        </w:rPr>
        <w:t>单体鱼体重</w:t>
      </w:r>
      <w:r w:rsidR="00947619" w:rsidRPr="009E7D68">
        <w:rPr>
          <w:szCs w:val="24"/>
        </w:rPr>
        <w:t>W</w:t>
      </w:r>
      <w:r w:rsidR="00947619" w:rsidRPr="009E7D68">
        <w:rPr>
          <w:szCs w:val="24"/>
        </w:rPr>
        <w:t>与温度</w:t>
      </w:r>
      <w:r w:rsidR="00947619" w:rsidRPr="009E7D68">
        <w:rPr>
          <w:szCs w:val="24"/>
        </w:rPr>
        <w:t>T</w:t>
      </w:r>
      <w:r w:rsidR="00371E23" w:rsidRPr="009E7D68">
        <w:rPr>
          <w:szCs w:val="24"/>
        </w:rPr>
        <w:t>之间的函数</w:t>
      </w:r>
      <w:r w:rsidR="00947619" w:rsidRPr="009E7D68">
        <w:rPr>
          <w:szCs w:val="24"/>
        </w:rPr>
        <w:t>关系为：</w:t>
      </w:r>
      <m:oMath>
        <m:f>
          <m:fPr>
            <m:ctrlPr>
              <w:rPr>
                <w:rFonts w:ascii="Cambria Math" w:hAnsi="Cambria Math"/>
              </w:rPr>
            </m:ctrlPr>
          </m:fPr>
          <m:num>
            <m:r>
              <m:rPr>
                <m:sty m:val="p"/>
              </m:rPr>
              <w:rPr>
                <w:rFonts w:ascii="Cambria Math" w:hAnsi="Cambria Math"/>
              </w:rPr>
              <m:t>dW</m:t>
            </m:r>
          </m:num>
          <m:den>
            <m:r>
              <m:rPr>
                <m:sty m:val="p"/>
              </m:rPr>
              <w:rPr>
                <w:rFonts w:ascii="Cambria Math" w:hAnsi="Cambria Math"/>
              </w:rPr>
              <m:t>dt</m:t>
            </m:r>
          </m:den>
        </m:f>
        <m:r>
          <m:rPr>
            <m:sty m:val="p"/>
          </m:rPr>
          <w:rPr>
            <w:rFonts w:ascii="Cambria Math" w:hAnsi="Cambria Math"/>
          </w:rPr>
          <m:t>=r</m:t>
        </m:r>
        <w:bookmarkStart w:id="29" w:name="OLE_LINK11"/>
        <m:d>
          <m:dPr>
            <m:ctrlPr>
              <w:rPr>
                <w:rFonts w:ascii="Cambria Math" w:hAnsi="Cambria Math"/>
              </w:rPr>
            </m:ctrlPr>
          </m:dPr>
          <m:e>
            <m:r>
              <m:rPr>
                <m:sty m:val="p"/>
              </m:rPr>
              <w:rPr>
                <w:rFonts w:ascii="Cambria Math" w:hAnsi="Cambria Math"/>
              </w:rPr>
              <m:t>T</m:t>
            </m:r>
          </m:e>
        </m:d>
        <w:bookmarkEnd w:id="29"/>
        <m:r>
          <m:rPr>
            <m:sty m:val="p"/>
          </m:rPr>
          <w:rPr>
            <w:rFonts w:ascii="Cambria Math" w:hAnsi="Cambria Math"/>
          </w:rPr>
          <m:t>W</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W</m:t>
                </m:r>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max</m:t>
                    </m:r>
                  </m:sub>
                </m:sSub>
              </m:den>
            </m:f>
          </m:e>
        </m:d>
      </m:oMath>
      <w:r w:rsidR="00ED75B8" w:rsidRPr="009E7D68">
        <w:t>，</w:t>
      </w:r>
      <m:oMath>
        <m:r>
          <m:rPr>
            <m:sty m:val="p"/>
          </m:rPr>
          <w:rPr>
            <w:rFonts w:ascii="Cambria Math" w:hAnsi="Cambria Math"/>
          </w:rPr>
          <m:t>r</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max</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-a</m:t>
                </m:r>
                <m:sSup>
                  <m:sSupPr>
                    <m:ctrlPr>
                      <w:rPr>
                        <w:rFonts w:ascii="Cambria Math" w:hAnsi="Cambria Math"/>
                      </w:rPr>
                    </m:ctrlPr>
                  </m:sSupPr>
                  <m:e>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nor/>
                              </m:rPr>
                              <m:t>opt</m:t>
                            </m:r>
                          </m:sub>
                        </m:sSub>
                      </m:e>
                    </m:d>
                  </m:e>
                  <m:sup>
                    <m:r>
                      <m:rPr>
                        <m:sty m:val="p"/>
                      </m:rPr>
                      <w:rPr>
                        <w:rFonts w:ascii="Cambria Math" w:hAnsi="Cambria Math"/>
                      </w:rPr>
                      <m:t>2</m:t>
                    </m:r>
                  </m:sup>
                </m:sSup>
              </m:e>
            </m:d>
          </m:e>
        </m:func>
      </m:oMath>
      <w:r w:rsidR="00ED75B8" w:rsidRPr="009E7D68">
        <w:t>，其中，</w:t>
      </w:r>
      <m:oMath>
        <m:r>
          <m:rPr>
            <m:sty m:val="p"/>
          </m:rPr>
          <w:rPr>
            <w:rFonts w:ascii="Cambria Math" w:hAnsi="Cambria Math"/>
          </w:rPr>
          <m:t>r</m:t>
        </m:r>
        <m:d>
          <m:dPr>
            <m:ctrlPr>
              <w:rPr>
                <w:rFonts w:ascii="Cambria Math" w:hAnsi="Cambria Math"/>
              </w:rPr>
            </m:ctrlPr>
          </m:dPr>
          <m:e>
            <m:r>
              <m:rPr>
                <m:sty m:val="p"/>
              </m:rPr>
              <w:rPr>
                <w:rFonts w:ascii="Cambria Math" w:hAnsi="Cambria Math"/>
              </w:rPr>
              <m:t>T</m:t>
            </m:r>
          </m:e>
        </m:d>
      </m:oMath>
      <w:bookmarkStart w:id="30" w:name="_Hlk215598849"/>
      <w:r w:rsidR="00B3305E" w:rsidRPr="009E7D68">
        <w:rPr>
          <w:rFonts w:hint="eastAsia"/>
        </w:rPr>
        <w:t>表示</w:t>
      </w:r>
      <w:bookmarkEnd w:id="30"/>
      <w:r w:rsidR="00ED75B8" w:rsidRPr="009E7D68">
        <w:t>随温度变化的生长率，</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max</m:t>
            </m:r>
          </m:sub>
        </m:sSub>
      </m:oMath>
      <w:r w:rsidR="00ED75B8" w:rsidRPr="009E7D68">
        <w:t>为</w:t>
      </w:r>
      <w:r w:rsidR="00F510A9" w:rsidRPr="009E7D68">
        <w:t>设定的</w:t>
      </w:r>
      <w:r w:rsidR="00ED75B8" w:rsidRPr="009E7D68">
        <w:t>最大个体重量，</w:t>
      </w:r>
      <m:oMath>
        <m:r>
          <m:rPr>
            <m:sty m:val="p"/>
          </m:rPr>
          <w:rPr>
            <w:rFonts w:ascii="Cambria Math" w:hAnsi="Cambria Math"/>
          </w:rPr>
          <m:t>a</m:t>
        </m:r>
      </m:oMath>
      <w:r w:rsidR="00F510A9" w:rsidRPr="009E7D68">
        <w:t>为设定的</w:t>
      </w:r>
      <w:r w:rsidR="00ED75B8" w:rsidRPr="009E7D68">
        <w:rPr>
          <w:szCs w:val="21"/>
        </w:rPr>
        <w:t>生长率温度系数，</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max</m:t>
            </m:r>
          </m:sub>
        </m:sSub>
      </m:oMath>
      <w:r w:rsidR="00F510A9" w:rsidRPr="009E7D68">
        <w:rPr>
          <w:szCs w:val="21"/>
        </w:rPr>
        <w:t>为设定的</w:t>
      </w:r>
      <w:r w:rsidR="00ED75B8" w:rsidRPr="009E7D68">
        <w:rPr>
          <w:szCs w:val="21"/>
        </w:rPr>
        <w:t>最大生长率</w:t>
      </w:r>
      <w:bookmarkEnd w:id="25"/>
      <w:bookmarkEnd w:id="28"/>
      <w:r w:rsidR="00ED75B8" w:rsidRPr="009E7D68">
        <w:rPr>
          <w:szCs w:val="21"/>
        </w:rPr>
        <w:t>。</w:t>
      </w:r>
    </w:p>
    <w:p w14:paraId="0954975B" w14:textId="77777777" w:rsidR="00C8037E" w:rsidRPr="009E7D68" w:rsidRDefault="00C8037E" w:rsidP="00C8037E">
      <w:pPr>
        <w:pStyle w:val="a3"/>
        <w:adjustRightInd w:val="0"/>
        <w:snapToGrid w:val="0"/>
        <w:spacing w:line="360" w:lineRule="auto"/>
        <w:ind w:firstLine="0"/>
        <w:rPr>
          <w:szCs w:val="24"/>
        </w:rPr>
      </w:pPr>
    </w:p>
    <w:p w14:paraId="58691B74" w14:textId="79309C43" w:rsidR="00EA3D3C" w:rsidRPr="009E7D68" w:rsidRDefault="00C8037E" w:rsidP="00EA3D3C">
      <w:pPr>
        <w:pStyle w:val="a3"/>
        <w:numPr>
          <w:ilvl w:val="0"/>
          <w:numId w:val="22"/>
        </w:numPr>
        <w:adjustRightInd w:val="0"/>
        <w:snapToGrid w:val="0"/>
        <w:spacing w:line="360" w:lineRule="auto"/>
        <w:rPr>
          <w:szCs w:val="24"/>
        </w:rPr>
      </w:pPr>
      <w:r w:rsidRPr="009E7D68">
        <w:rPr>
          <w:szCs w:val="24"/>
        </w:rPr>
        <w:t>根据权利要求</w:t>
      </w:r>
      <w:r w:rsidR="00C27662" w:rsidRPr="009E7D68">
        <w:rPr>
          <w:rFonts w:hint="eastAsia"/>
          <w:szCs w:val="24"/>
        </w:rPr>
        <w:t>3</w:t>
      </w:r>
      <w:r w:rsidRPr="009E7D68">
        <w:rPr>
          <w:szCs w:val="24"/>
        </w:rPr>
        <w:t>所述的</w:t>
      </w:r>
      <w:r w:rsidR="006F019B" w:rsidRPr="009E7D68">
        <w:rPr>
          <w:szCs w:val="24"/>
        </w:rPr>
        <w:t>深海养殖动态综合监测管理方法</w:t>
      </w:r>
      <w:r w:rsidRPr="009E7D68">
        <w:rPr>
          <w:szCs w:val="24"/>
        </w:rPr>
        <w:t>，其特征在于：</w:t>
      </w:r>
      <w:bookmarkStart w:id="31" w:name="_Hlk215669841"/>
      <w:r w:rsidR="004732BB" w:rsidRPr="009E7D68">
        <w:rPr>
          <w:rFonts w:hint="eastAsia"/>
          <w:szCs w:val="24"/>
        </w:rPr>
        <w:t>所述步骤</w:t>
      </w:r>
      <w:r w:rsidR="004732BB" w:rsidRPr="009E7D68">
        <w:rPr>
          <w:rFonts w:hint="eastAsia"/>
          <w:szCs w:val="24"/>
        </w:rPr>
        <w:t>S23</w:t>
      </w:r>
      <w:r w:rsidR="004732BB" w:rsidRPr="009E7D68">
        <w:rPr>
          <w:rFonts w:hint="eastAsia"/>
          <w:szCs w:val="24"/>
        </w:rPr>
        <w:t>包括：</w:t>
      </w:r>
    </w:p>
    <w:p w14:paraId="0D3F2387" w14:textId="18AFA85A" w:rsidR="00C8037E" w:rsidRPr="009E7D68" w:rsidRDefault="000C1F04" w:rsidP="00EA3D3C">
      <w:pPr>
        <w:pStyle w:val="a3"/>
        <w:adjustRightInd w:val="0"/>
        <w:snapToGrid w:val="0"/>
        <w:spacing w:line="360" w:lineRule="auto"/>
        <w:ind w:leftChars="200" w:left="420" w:firstLine="0"/>
        <w:rPr>
          <w:szCs w:val="24"/>
        </w:rPr>
      </w:pPr>
      <w:bookmarkStart w:id="32" w:name="_Hlk215602983"/>
      <w:bookmarkStart w:id="33" w:name="_Hlk215648842"/>
      <w:bookmarkStart w:id="34" w:name="_Hlk215599972"/>
      <w:bookmarkStart w:id="35" w:name="_Hlk215599923"/>
      <w:r w:rsidRPr="009E7D68">
        <w:rPr>
          <w:rFonts w:hint="eastAsia"/>
          <w:szCs w:val="24"/>
        </w:rPr>
        <w:t>总氮浓度</w:t>
      </w:r>
      <m:oMath>
        <m:d>
          <m:dPr>
            <m:begChr m:val="["/>
            <m:endChr m:val="]"/>
            <m:ctrlPr>
              <w:rPr>
                <w:rFonts w:ascii="Cambria Math" w:hAnsi="Cambria Math"/>
              </w:rPr>
            </m:ctrlPr>
          </m:dPr>
          <m:e>
            <m:r>
              <m:rPr>
                <m:nor/>
              </m:rPr>
              <w:rPr>
                <w:rFonts w:ascii="Cambria Math" w:hAnsi="Cambria Math"/>
              </w:rPr>
              <m:t>TN</m:t>
            </m:r>
          </m:e>
        </m:d>
      </m:oMath>
      <w:bookmarkEnd w:id="32"/>
      <w:r w:rsidR="004B2C44" w:rsidRPr="009E7D68">
        <w:rPr>
          <w:rFonts w:hint="eastAsia"/>
        </w:rPr>
        <w:t>的函数关系</w:t>
      </w:r>
      <w:bookmarkEnd w:id="33"/>
      <w:r w:rsidRPr="009E7D68">
        <w:rPr>
          <w:rFonts w:hint="eastAsia"/>
          <w:szCs w:val="24"/>
        </w:rPr>
        <w:t>：</w:t>
      </w:r>
      <m:oMath>
        <m:f>
          <m:fPr>
            <m:ctrlPr>
              <w:rPr>
                <w:rFonts w:ascii="Cambria Math" w:hAnsi="Cambria Math"/>
              </w:rPr>
            </m:ctrlPr>
          </m:fPr>
          <m:num>
            <m:r>
              <m:rPr>
                <m:sty m:val="p"/>
              </m:rPr>
              <w:rPr>
                <w:rFonts w:ascii="Cambria Math" w:hAnsi="Cambria Math"/>
              </w:rPr>
              <m:t>d</m:t>
            </m:r>
            <m:d>
              <m:dPr>
                <m:begChr m:val="["/>
                <m:endChr m:val="]"/>
                <m:ctrlPr>
                  <w:rPr>
                    <w:rFonts w:ascii="Cambria Math" w:hAnsi="Cambria Math"/>
                  </w:rPr>
                </m:ctrlPr>
              </m:dPr>
              <m:e>
                <m:r>
                  <m:rPr>
                    <m:nor/>
                  </m:rPr>
                  <w:rPr>
                    <w:rFonts w:ascii="Cambria Math" w:hAnsi="Cambria Math"/>
                  </w:rPr>
                  <m:t>TN</m:t>
                </m:r>
              </m:e>
            </m:d>
          </m:num>
          <m:den>
            <m:r>
              <m:rPr>
                <m:sty m:val="p"/>
              </m:rPr>
              <w:rPr>
                <w:rFonts w:ascii="Cambria Math" w:hAnsi="Cambria Math"/>
              </w:rPr>
              <m:t>dt</m:t>
            </m:r>
          </m:den>
        </m:f>
        <m:r>
          <m:rPr>
            <m:sty m:val="p"/>
          </m:rPr>
          <w:rPr>
            <w:rFonts w:ascii="Cambria Math" w:hAnsi="Cambria Math"/>
          </w:rPr>
          <m:t>=</m:t>
        </m:r>
        <m:f>
          <m:fPr>
            <m:ctrlPr>
              <w:rPr>
                <w:rFonts w:ascii="Cambria Math" w:hAnsi="Cambria Math"/>
              </w:rPr>
            </m:ctrlPr>
          </m:fPr>
          <m:num>
            <m:r>
              <m:rPr>
                <m:nor/>
              </m:rPr>
              <w:rPr>
                <w:rFonts w:ascii="Cambria Math" w:hAnsi="Cambria Math"/>
              </w:rPr>
              <m:t>inputTN</m:t>
            </m:r>
          </m:num>
          <m:den>
            <m:r>
              <m:rPr>
                <m:sty m:val="p"/>
              </m:rPr>
              <w:rPr>
                <w:rFonts w:ascii="Cambria Math" w:hAnsi="Cambria Math"/>
              </w:rPr>
              <m:t>V</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nor/>
              </m:rPr>
              <w:rPr>
                <w:rFonts w:ascii="Cambria Math" w:hAnsi="Cambria Math"/>
              </w:rPr>
              <m:t>TN</m:t>
            </m:r>
          </m:sub>
        </m:sSub>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C</m:t>
            </m:r>
          </m:sub>
        </m:sSub>
        <m:r>
          <m:rPr>
            <m:sty m:val="p"/>
          </m:rPr>
          <w:rPr>
            <w:rFonts w:ascii="Cambria Math" w:hAnsi="Cambria Math"/>
          </w:rPr>
          <m:t>⋅</m:t>
        </m:r>
        <m:r>
          <m:rPr>
            <m:nor/>
          </m:rPr>
          <w:rPr>
            <w:rFonts w:ascii="Cambria Math" w:hAnsi="Cambria Math"/>
          </w:rPr>
          <m:t>growth</m:t>
        </m:r>
      </m:oMath>
      <w:r w:rsidR="00F9198D" w:rsidRPr="009E7D68">
        <w:rPr>
          <w:rFonts w:hint="eastAsia"/>
        </w:rPr>
        <w:t>，</w:t>
      </w:r>
      <w:r w:rsidR="00F9198D" w:rsidRPr="009E7D68">
        <w:rPr>
          <w:rFonts w:ascii="Cambria Math" w:hAnsi="Cambria Math"/>
        </w:rPr>
        <w:br/>
      </w:r>
      <m:oMath>
        <m:r>
          <m:rPr>
            <m:nor/>
          </m:rPr>
          <w:rPr>
            <w:rFonts w:ascii="Cambria Math" w:hAnsi="Cambria Math"/>
          </w:rPr>
          <m:t>inputTN</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γ+</m:t>
            </m:r>
            <m:d>
              <m:dPr>
                <m:ctrlPr>
                  <w:rPr>
                    <w:rFonts w:ascii="Cambria Math" w:hAnsi="Cambria Math"/>
                  </w:rPr>
                </m:ctrlPr>
              </m:dPr>
              <m:e>
                <m:r>
                  <m:rPr>
                    <m:sty m:val="p"/>
                  </m:rPr>
                  <w:rPr>
                    <w:rFonts w:ascii="Cambria Math" w:hAnsi="Cambria Math"/>
                  </w:rPr>
                  <m:t>1-γ</m:t>
                </m:r>
              </m:e>
            </m:d>
            <m:d>
              <m:dPr>
                <m:ctrlPr>
                  <w:rPr>
                    <w:rFonts w:ascii="Cambria Math" w:hAnsi="Cambria Math"/>
                  </w:rPr>
                </m:ctrlPr>
              </m:dPr>
              <m:e>
                <m:r>
                  <m:rPr>
                    <m:sty m:val="p"/>
                  </m:rPr>
                  <w:rPr>
                    <w:rFonts w:ascii="Cambria Math" w:hAnsi="Cambria Math"/>
                  </w:rPr>
                  <m:t>1-β</m:t>
                </m:r>
              </m:e>
            </m:d>
          </m:e>
        </m:d>
        <m:r>
          <m:rPr>
            <m:sty m:val="p"/>
          </m:rPr>
          <w:rPr>
            <w:rFonts w:ascii="Cambria Math" w:hAnsi="Cambria Math"/>
          </w:rPr>
          <m:t>F⋅</m:t>
        </m:r>
        <m:sSub>
          <m:sSubPr>
            <m:ctrlPr>
              <w:rPr>
                <w:rFonts w:ascii="Cambria Math" w:hAnsi="Cambria Math"/>
              </w:rPr>
            </m:ctrlPr>
          </m:sSubPr>
          <m:e>
            <m:r>
              <m:rPr>
                <m:sty m:val="p"/>
              </m:rPr>
              <w:rPr>
                <w:rFonts w:ascii="Cambria Math" w:hAnsi="Cambria Math"/>
              </w:rPr>
              <m:t>N</m:t>
            </m:r>
          </m:e>
          <m:sub>
            <m:r>
              <m:rPr>
                <m:nor/>
              </m:rPr>
              <w:rPr>
                <w:rFonts w:ascii="Cambria Math" w:hAnsi="Cambria Math"/>
              </w:rPr>
              <m:t>feed</m:t>
            </m:r>
          </m:sub>
        </m:sSub>
        <m:r>
          <m:rPr>
            <m:sty m:val="p"/>
          </m:rPr>
          <w:rPr>
            <w:rFonts w:ascii="Cambria Math" w:hAnsi="Cambria Math"/>
          </w:rPr>
          <m:t>⋅1000</m:t>
        </m:r>
      </m:oMath>
      <w:r w:rsidR="00F9198D" w:rsidRPr="009E7D68">
        <w:rPr>
          <w:rFonts w:ascii="Cambria Math" w:hAnsi="Cambria Math" w:hint="eastAsia"/>
        </w:rPr>
        <w:t>，</w:t>
      </w:r>
      <w:r w:rsidR="00F9198D" w:rsidRPr="009E7D68">
        <w:rPr>
          <w:rFonts w:hint="eastAsia"/>
        </w:rPr>
        <w:t>其中</w:t>
      </w:r>
      <w:r w:rsidR="00386E09" w:rsidRPr="009E7D68">
        <w:rPr>
          <w:rFonts w:hint="eastAsia"/>
        </w:rPr>
        <w:t>，</w:t>
      </w:r>
      <m:oMath>
        <m:r>
          <m:rPr>
            <m:nor/>
          </m:rPr>
          <w:rPr>
            <w:rFonts w:ascii="Cambria Math" w:hAnsi="Cambria Math"/>
          </w:rPr>
          <m:t>inputTN</m:t>
        </m:r>
      </m:oMath>
      <w:r w:rsidR="00CA495D" w:rsidRPr="009E7D68">
        <w:rPr>
          <w:rFonts w:hint="eastAsia"/>
        </w:rPr>
        <w:t>表示</w:t>
      </w:r>
      <w:r w:rsidR="00B24B8E" w:rsidRPr="009E7D68">
        <w:rPr>
          <w:rFonts w:hint="eastAsia"/>
        </w:rPr>
        <w:t>单位时间</w:t>
      </w:r>
      <w:r w:rsidR="00F9198D" w:rsidRPr="009E7D68">
        <w:rPr>
          <w:rFonts w:hint="eastAsia"/>
        </w:rPr>
        <w:t>输入</w:t>
      </w:r>
      <w:r w:rsidR="00F9198D" w:rsidRPr="009E7D68">
        <w:rPr>
          <w:szCs w:val="24"/>
        </w:rPr>
        <w:t>养殖区域</w:t>
      </w:r>
      <w:r w:rsidR="00CA495D" w:rsidRPr="009E7D68">
        <w:rPr>
          <w:rFonts w:hint="eastAsia"/>
          <w:szCs w:val="24"/>
        </w:rPr>
        <w:t>水体</w:t>
      </w:r>
      <w:r w:rsidR="00F9198D" w:rsidRPr="009E7D68">
        <w:rPr>
          <w:rFonts w:hint="eastAsia"/>
          <w:szCs w:val="24"/>
        </w:rPr>
        <w:t>的</w:t>
      </w:r>
      <w:r w:rsidR="00B24B8E" w:rsidRPr="009E7D68">
        <w:rPr>
          <w:rFonts w:hint="eastAsia"/>
          <w:szCs w:val="24"/>
        </w:rPr>
        <w:t>总</w:t>
      </w:r>
      <w:r w:rsidR="00F9198D" w:rsidRPr="009E7D68">
        <w:rPr>
          <w:rFonts w:hint="eastAsia"/>
          <w:szCs w:val="24"/>
        </w:rPr>
        <w:t>氮量，</w:t>
      </w:r>
      <w:r w:rsidR="00F9198D" w:rsidRPr="009E7D68">
        <w:rPr>
          <w:rFonts w:hint="eastAsia"/>
          <w:szCs w:val="24"/>
        </w:rPr>
        <w:t>V</w:t>
      </w:r>
      <w:r w:rsidR="00F9198D" w:rsidRPr="009E7D68">
        <w:rPr>
          <w:rFonts w:hint="eastAsia"/>
          <w:szCs w:val="24"/>
        </w:rPr>
        <w:t>为</w:t>
      </w:r>
      <w:r w:rsidR="00F9198D" w:rsidRPr="009E7D68">
        <w:rPr>
          <w:szCs w:val="24"/>
        </w:rPr>
        <w:t>养殖区域</w:t>
      </w:r>
      <w:r w:rsidR="00F9198D" w:rsidRPr="009E7D68">
        <w:rPr>
          <w:rFonts w:hint="eastAsia"/>
          <w:szCs w:val="24"/>
        </w:rPr>
        <w:t>水体体积，</w:t>
      </w:r>
      <m:oMath>
        <m:sSub>
          <m:sSubPr>
            <m:ctrlPr>
              <w:rPr>
                <w:rFonts w:ascii="Cambria Math" w:hAnsi="Cambria Math"/>
              </w:rPr>
            </m:ctrlPr>
          </m:sSubPr>
          <m:e>
            <m:r>
              <m:rPr>
                <m:sty m:val="p"/>
              </m:rPr>
              <w:rPr>
                <w:rFonts w:ascii="Cambria Math" w:hAnsi="Cambria Math"/>
              </w:rPr>
              <m:t>k</m:t>
            </m:r>
          </m:e>
          <m:sub>
            <m:r>
              <m:rPr>
                <m:nor/>
              </m:rPr>
              <w:rPr>
                <w:rFonts w:ascii="Cambria Math" w:hAnsi="Cambria Math"/>
              </w:rPr>
              <m:t>TN</m:t>
            </m:r>
          </m:sub>
        </m:sSub>
      </m:oMath>
      <w:r w:rsidR="00F9198D" w:rsidRPr="009E7D68">
        <w:rPr>
          <w:rFonts w:hint="eastAsia"/>
          <w:szCs w:val="24"/>
        </w:rPr>
        <w:t>为设定的</w:t>
      </w:r>
      <w:r w:rsidR="0029667F" w:rsidRPr="009E7D68">
        <w:rPr>
          <w:rFonts w:hint="eastAsia"/>
          <w:szCs w:val="24"/>
        </w:rPr>
        <w:t>氮降解率</w:t>
      </w:r>
      <w:r w:rsidR="00F9198D" w:rsidRPr="009E7D68">
        <w:rPr>
          <w:rFonts w:hint="eastAsia"/>
          <w:szCs w:val="24"/>
        </w:rPr>
        <w:t>，</w:t>
      </w:r>
      <m:oMath>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oMath>
      <w:r w:rsidR="00F9198D" w:rsidRPr="009E7D68">
        <w:rPr>
          <w:rFonts w:hint="eastAsia"/>
          <w:szCs w:val="24"/>
        </w:rPr>
        <w:t>为设定的</w:t>
      </w:r>
      <w:r w:rsidR="00E40B64" w:rsidRPr="009E7D68">
        <w:rPr>
          <w:rFonts w:hint="eastAsia"/>
          <w:szCs w:val="24"/>
        </w:rPr>
        <w:t>水交换率</w:t>
      </w:r>
      <w:r w:rsidR="00F9198D" w:rsidRPr="009E7D68">
        <w:rPr>
          <w:rFonts w:hint="eastAsia"/>
          <w:szCs w:val="24"/>
        </w:rPr>
        <w:t>，</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C</m:t>
            </m:r>
          </m:sub>
        </m:sSub>
      </m:oMath>
      <w:r w:rsidR="00F9198D" w:rsidRPr="009E7D68">
        <w:rPr>
          <w:rFonts w:hint="eastAsia"/>
          <w:szCs w:val="24"/>
        </w:rPr>
        <w:t>为设定的</w:t>
      </w:r>
      <w:r w:rsidR="00CA7907" w:rsidRPr="009E7D68">
        <w:rPr>
          <w:rFonts w:hint="eastAsia"/>
          <w:szCs w:val="24"/>
        </w:rPr>
        <w:t>叶绿素氮含量</w:t>
      </w:r>
      <w:r w:rsidR="00D817EF" w:rsidRPr="009E7D68">
        <w:rPr>
          <w:rFonts w:hint="eastAsia"/>
          <w:szCs w:val="24"/>
        </w:rPr>
        <w:t>，</w:t>
      </w:r>
      <m:oMath>
        <m:sSub>
          <m:sSubPr>
            <m:ctrlPr>
              <w:rPr>
                <w:rFonts w:ascii="Cambria Math" w:hAnsi="Cambria Math"/>
              </w:rPr>
            </m:ctrlPr>
          </m:sSubPr>
          <m:e>
            <m:r>
              <m:rPr>
                <m:sty m:val="p"/>
              </m:rPr>
              <w:rPr>
                <w:rFonts w:ascii="Cambria Math" w:hAnsi="Cambria Math"/>
              </w:rPr>
              <m:t>N</m:t>
            </m:r>
          </m:e>
          <m:sub>
            <m:r>
              <m:rPr>
                <m:nor/>
              </m:rPr>
              <w:rPr>
                <w:rFonts w:ascii="Cambria Math" w:hAnsi="Cambria Math"/>
              </w:rPr>
              <m:t>feed</m:t>
            </m:r>
          </m:sub>
        </m:sSub>
      </m:oMath>
      <w:r w:rsidR="00B21F4B" w:rsidRPr="009E7D68">
        <w:rPr>
          <w:rFonts w:hint="eastAsia"/>
          <w:szCs w:val="24"/>
        </w:rPr>
        <w:t>为设定的</w:t>
      </w:r>
      <w:r w:rsidR="00CA7907" w:rsidRPr="009E7D68">
        <w:rPr>
          <w:rFonts w:hint="eastAsia"/>
          <w:szCs w:val="24"/>
        </w:rPr>
        <w:t>饲料氮含量</w:t>
      </w:r>
      <w:r w:rsidR="00D817EF" w:rsidRPr="009E7D68">
        <w:rPr>
          <w:rFonts w:hint="eastAsia"/>
          <w:szCs w:val="24"/>
        </w:rPr>
        <w:t>，</w:t>
      </w:r>
      <m:oMath>
        <m:r>
          <m:rPr>
            <m:sty m:val="p"/>
          </m:rPr>
          <w:rPr>
            <w:rFonts w:ascii="Cambria Math" w:hAnsi="Cambria Math"/>
          </w:rPr>
          <m:t>γ</m:t>
        </m:r>
      </m:oMath>
      <w:r w:rsidR="00CA7907" w:rsidRPr="009E7D68">
        <w:rPr>
          <w:rFonts w:hint="eastAsia"/>
          <w:szCs w:val="24"/>
        </w:rPr>
        <w:t>为设定的</w:t>
      </w:r>
      <w:r w:rsidR="00D817EF" w:rsidRPr="009E7D68">
        <w:rPr>
          <w:rFonts w:hint="eastAsia"/>
          <w:szCs w:val="24"/>
        </w:rPr>
        <w:t>未食用饲料比例，</w:t>
      </w:r>
      <m:oMath>
        <m:r>
          <m:rPr>
            <m:sty m:val="p"/>
          </m:rPr>
          <w:rPr>
            <w:rFonts w:ascii="Cambria Math" w:hAnsi="Cambria Math"/>
          </w:rPr>
          <m:t>β</m:t>
        </m:r>
      </m:oMath>
      <w:r w:rsidR="00D817EF" w:rsidRPr="009E7D68">
        <w:rPr>
          <w:rFonts w:hint="eastAsia"/>
          <w:szCs w:val="24"/>
        </w:rPr>
        <w:t>为设定的未食用饲料比例</w:t>
      </w:r>
    </w:p>
    <w:p w14:paraId="15A4949F" w14:textId="35CCCAC3" w:rsidR="00B21F4B" w:rsidRPr="009E7D68" w:rsidRDefault="004B2C44" w:rsidP="00B21F4B">
      <w:pPr>
        <w:pStyle w:val="a3"/>
        <w:adjustRightInd w:val="0"/>
        <w:snapToGrid w:val="0"/>
        <w:spacing w:line="360" w:lineRule="auto"/>
        <w:ind w:leftChars="200" w:left="420" w:firstLine="0"/>
        <w:rPr>
          <w:szCs w:val="24"/>
        </w:rPr>
      </w:pPr>
      <w:bookmarkStart w:id="36" w:name="_Hlk215648796"/>
      <w:bookmarkStart w:id="37" w:name="_Hlk215648847"/>
      <w:bookmarkStart w:id="38" w:name="_Hlk215601422"/>
      <w:bookmarkEnd w:id="34"/>
      <w:r w:rsidRPr="009E7D68">
        <w:rPr>
          <w:rFonts w:hint="eastAsia"/>
          <w:szCs w:val="24"/>
        </w:rPr>
        <w:t>总</w:t>
      </w:r>
      <w:bookmarkStart w:id="39" w:name="_Hlk215603014"/>
      <w:r w:rsidR="00EC7948" w:rsidRPr="009E7D68">
        <w:rPr>
          <w:rFonts w:hint="eastAsia"/>
          <w:szCs w:val="24"/>
        </w:rPr>
        <w:t>磷</w:t>
      </w:r>
      <w:bookmarkEnd w:id="39"/>
      <w:r w:rsidRPr="009E7D68">
        <w:rPr>
          <w:rFonts w:hint="eastAsia"/>
          <w:szCs w:val="24"/>
        </w:rPr>
        <w:t>浓度</w:t>
      </w:r>
      <w:bookmarkStart w:id="40" w:name="OLE_LINK29"/>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oMath>
      <w:bookmarkEnd w:id="36"/>
      <w:bookmarkEnd w:id="40"/>
      <w:r w:rsidRPr="009E7D68">
        <w:rPr>
          <w:rFonts w:hint="eastAsia"/>
        </w:rPr>
        <w:t>的函数关系</w:t>
      </w:r>
      <w:bookmarkEnd w:id="37"/>
      <w:r w:rsidRPr="009E7D68">
        <w:rPr>
          <w:rFonts w:hint="eastAsia"/>
          <w:szCs w:val="24"/>
        </w:rPr>
        <w:t>：</w:t>
      </w:r>
      <m:oMath>
        <m:f>
          <m:fPr>
            <m:ctrlPr>
              <w:rPr>
                <w:rFonts w:ascii="Cambria Math" w:hAnsi="Cambria Math"/>
              </w:rPr>
            </m:ctrlPr>
          </m:fPr>
          <m:num>
            <m:r>
              <m:rPr>
                <m:sty m:val="p"/>
              </m:rPr>
              <w:rPr>
                <w:rFonts w:ascii="Cambria Math" w:hAnsi="Cambria Math"/>
              </w:rPr>
              <m:t>d</m:t>
            </m:r>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num>
          <m:den>
            <m:r>
              <m:rPr>
                <m:sty m:val="p"/>
              </m:rPr>
              <w:rPr>
                <w:rFonts w:ascii="Cambria Math" w:hAnsi="Cambria Math"/>
              </w:rPr>
              <m:t>dt</m:t>
            </m:r>
          </m:den>
        </m:f>
        <m:r>
          <m:rPr>
            <m:sty m:val="p"/>
          </m:rPr>
          <w:rPr>
            <w:rFonts w:ascii="Cambria Math" w:hAnsi="Cambria Math"/>
          </w:rPr>
          <m:t>=</m:t>
        </m:r>
        <m:f>
          <m:fPr>
            <m:ctrlPr>
              <w:rPr>
                <w:rFonts w:ascii="Cambria Math" w:hAnsi="Cambria Math"/>
              </w:rPr>
            </m:ctrlPr>
          </m:fPr>
          <m:num>
            <m:r>
              <m:rPr>
                <m:nor/>
              </m:rPr>
              <w:rPr>
                <w:rFonts w:ascii="Cambria Math" w:hAnsi="Cambria Math"/>
              </w:rPr>
              <m:t>inputT</m:t>
            </m:r>
            <m:r>
              <m:rPr>
                <m:nor/>
              </m:rPr>
              <w:rPr>
                <w:rFonts w:ascii="Cambria Math" w:hAnsi="Cambria Math" w:hint="eastAsia"/>
              </w:rPr>
              <m:t>P</m:t>
            </m:r>
          </m:num>
          <m:den>
            <m:r>
              <m:rPr>
                <m:sty m:val="p"/>
              </m:rPr>
              <w:rPr>
                <w:rFonts w:ascii="Cambria Math" w:hAnsi="Cambria Math"/>
              </w:rPr>
              <m:t>V</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nor/>
              </m:rPr>
              <w:rPr>
                <w:rFonts w:ascii="Cambria Math" w:hAnsi="Cambria Math"/>
              </w:rPr>
              <m:t>T</m:t>
            </m:r>
            <m:r>
              <m:rPr>
                <m:nor/>
              </m:rPr>
              <w:rPr>
                <w:rFonts w:ascii="Cambria Math" w:hAnsi="Cambria Math" w:hint="eastAsia"/>
              </w:rPr>
              <m:t>P</m:t>
            </m:r>
          </m:sub>
        </m:sSub>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r>
          <m:rPr>
            <m:sty m:val="p"/>
          </m:rPr>
          <w:rPr>
            <w:rFonts w:ascii="Cambria Math" w:hAnsi="Cambria Math"/>
          </w:rPr>
          <m:t>⋅</m:t>
        </m:r>
        <m:r>
          <m:rPr>
            <m:nor/>
          </m:rPr>
          <w:rPr>
            <w:rFonts w:ascii="Cambria Math" w:hAnsi="Cambria Math"/>
          </w:rPr>
          <m:t>growth</m:t>
        </m:r>
      </m:oMath>
      <w:r w:rsidRPr="009E7D68">
        <w:rPr>
          <w:rFonts w:hint="eastAsia"/>
        </w:rPr>
        <w:t>，</w:t>
      </w:r>
      <w:r w:rsidRPr="009E7D68">
        <w:rPr>
          <w:rFonts w:ascii="Cambria Math" w:hAnsi="Cambria Math"/>
        </w:rPr>
        <w:br/>
      </w:r>
      <m:oMath>
        <m:r>
          <m:rPr>
            <m:nor/>
          </m:rPr>
          <w:rPr>
            <w:rFonts w:ascii="Cambria Math" w:hAnsi="Cambria Math"/>
          </w:rPr>
          <m:t>inputT</m:t>
        </m:r>
        <m:r>
          <m:rPr>
            <m:nor/>
          </m:rPr>
          <w:rPr>
            <w:rFonts w:ascii="Cambria Math" w:hAnsi="Cambria Math" w:hint="eastAsia"/>
          </w:rPr>
          <m:t>P</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γ+</m:t>
            </m:r>
            <m:d>
              <m:dPr>
                <m:ctrlPr>
                  <w:rPr>
                    <w:rFonts w:ascii="Cambria Math" w:hAnsi="Cambria Math"/>
                  </w:rPr>
                </m:ctrlPr>
              </m:dPr>
              <m:e>
                <m:r>
                  <m:rPr>
                    <m:sty m:val="p"/>
                  </m:rPr>
                  <w:rPr>
                    <w:rFonts w:ascii="Cambria Math" w:hAnsi="Cambria Math"/>
                  </w:rPr>
                  <m:t>1-γ</m:t>
                </m:r>
              </m:e>
            </m:d>
            <m:d>
              <m:dPr>
                <m:ctrlPr>
                  <w:rPr>
                    <w:rFonts w:ascii="Cambria Math" w:hAnsi="Cambria Math"/>
                  </w:rPr>
                </m:ctrlPr>
              </m:dPr>
              <m:e>
                <m:r>
                  <m:rPr>
                    <m:sty m:val="p"/>
                  </m:rPr>
                  <w:rPr>
                    <w:rFonts w:ascii="Cambria Math" w:hAnsi="Cambria Math"/>
                  </w:rPr>
                  <m:t>1-β</m:t>
                </m:r>
              </m:e>
            </m:d>
          </m:e>
        </m:d>
        <m:r>
          <m:rPr>
            <m:sty m:val="p"/>
          </m:rPr>
          <w:rPr>
            <w:rFonts w:ascii="Cambria Math" w:hAnsi="Cambria Math"/>
          </w:rPr>
          <m:t>F⋅</m:t>
        </m:r>
        <m:sSub>
          <m:sSubPr>
            <m:ctrlPr>
              <w:rPr>
                <w:rFonts w:ascii="Cambria Math" w:hAnsi="Cambria Math"/>
              </w:rPr>
            </m:ctrlPr>
          </m:sSubPr>
          <m:e>
            <m:r>
              <m:rPr>
                <m:sty m:val="p"/>
              </m:rPr>
              <w:rPr>
                <w:rFonts w:ascii="Cambria Math" w:hAnsi="Cambria Math"/>
              </w:rPr>
              <m:t>P</m:t>
            </m:r>
          </m:e>
          <m:sub>
            <m:r>
              <m:rPr>
                <m:nor/>
              </m:rPr>
              <w:rPr>
                <w:rFonts w:ascii="Cambria Math" w:hAnsi="Cambria Math"/>
              </w:rPr>
              <m:t>feed</m:t>
            </m:r>
          </m:sub>
        </m:sSub>
        <m:r>
          <m:rPr>
            <m:sty m:val="p"/>
          </m:rPr>
          <w:rPr>
            <w:rFonts w:ascii="Cambria Math" w:hAnsi="Cambria Math"/>
          </w:rPr>
          <m:t>⋅1000</m:t>
        </m:r>
      </m:oMath>
      <w:r w:rsidRPr="009E7D68">
        <w:rPr>
          <w:rFonts w:ascii="Cambria Math" w:hAnsi="Cambria Math" w:hint="eastAsia"/>
        </w:rPr>
        <w:t>，</w:t>
      </w:r>
      <w:r w:rsidRPr="009E7D68">
        <w:rPr>
          <w:rFonts w:hint="eastAsia"/>
        </w:rPr>
        <w:t>其中</w:t>
      </w:r>
      <w:r w:rsidR="00386E09" w:rsidRPr="009E7D68">
        <w:rPr>
          <w:rFonts w:hint="eastAsia"/>
        </w:rPr>
        <w:t>，</w:t>
      </w:r>
      <m:oMath>
        <m:r>
          <m:rPr>
            <m:nor/>
          </m:rPr>
          <w:rPr>
            <w:rFonts w:ascii="Cambria Math" w:hAnsi="Cambria Math"/>
          </w:rPr>
          <m:t>inputT</m:t>
        </m:r>
        <m:r>
          <m:rPr>
            <m:nor/>
          </m:rPr>
          <w:rPr>
            <w:rFonts w:ascii="Cambria Math" w:hAnsi="Cambria Math" w:hint="eastAsia"/>
          </w:rPr>
          <m:t>P</m:t>
        </m:r>
      </m:oMath>
      <w:r w:rsidR="00FB7178" w:rsidRPr="009E7D68">
        <w:rPr>
          <w:rFonts w:hint="eastAsia"/>
        </w:rPr>
        <w:t>表示为</w:t>
      </w:r>
      <w:r w:rsidR="00B24B8E" w:rsidRPr="009E7D68">
        <w:rPr>
          <w:rFonts w:hint="eastAsia"/>
        </w:rPr>
        <w:t>单位时间输入</w:t>
      </w:r>
      <w:r w:rsidR="00B24B8E" w:rsidRPr="009E7D68">
        <w:rPr>
          <w:szCs w:val="24"/>
        </w:rPr>
        <w:t>养殖区域</w:t>
      </w:r>
      <w:r w:rsidR="00FB7178" w:rsidRPr="009E7D68">
        <w:rPr>
          <w:rFonts w:hint="eastAsia"/>
          <w:szCs w:val="24"/>
        </w:rPr>
        <w:t>水体</w:t>
      </w:r>
      <w:r w:rsidR="00B24B8E" w:rsidRPr="009E7D68">
        <w:rPr>
          <w:rFonts w:hint="eastAsia"/>
          <w:szCs w:val="24"/>
        </w:rPr>
        <w:t>的</w:t>
      </w:r>
      <w:r w:rsidR="00FB7178" w:rsidRPr="009E7D68">
        <w:rPr>
          <w:rFonts w:hint="eastAsia"/>
          <w:szCs w:val="24"/>
        </w:rPr>
        <w:t>总磷</w:t>
      </w:r>
      <w:r w:rsidRPr="009E7D68">
        <w:rPr>
          <w:rFonts w:hint="eastAsia"/>
          <w:szCs w:val="24"/>
        </w:rPr>
        <w:t>量，</w:t>
      </w:r>
      <m:oMath>
        <m:sSub>
          <m:sSubPr>
            <m:ctrlPr>
              <w:rPr>
                <w:rFonts w:ascii="Cambria Math" w:hAnsi="Cambria Math"/>
              </w:rPr>
            </m:ctrlPr>
          </m:sSubPr>
          <m:e>
            <m:r>
              <m:rPr>
                <m:sty m:val="p"/>
              </m:rPr>
              <w:rPr>
                <w:rFonts w:ascii="Cambria Math" w:hAnsi="Cambria Math"/>
              </w:rPr>
              <m:t>k</m:t>
            </m:r>
          </m:e>
          <m:sub>
            <m:r>
              <m:rPr>
                <m:nor/>
              </m:rPr>
              <w:rPr>
                <w:rFonts w:ascii="Cambria Math" w:hAnsi="Cambria Math"/>
              </w:rPr>
              <m:t>T</m:t>
            </m:r>
            <m:r>
              <m:rPr>
                <m:nor/>
              </m:rPr>
              <w:rPr>
                <w:rFonts w:ascii="Cambria Math" w:hAnsi="Cambria Math" w:hint="eastAsia"/>
              </w:rPr>
              <m:t>P</m:t>
            </m:r>
          </m:sub>
        </m:sSub>
      </m:oMath>
      <w:r w:rsidRPr="009E7D68">
        <w:rPr>
          <w:rFonts w:hint="eastAsia"/>
          <w:szCs w:val="24"/>
        </w:rPr>
        <w:t>为设定的</w:t>
      </w:r>
      <w:r w:rsidR="00FB7178" w:rsidRPr="009E7D68">
        <w:rPr>
          <w:rFonts w:hint="eastAsia"/>
          <w:szCs w:val="24"/>
        </w:rPr>
        <w:t>磷降解率</w:t>
      </w:r>
      <w:r w:rsidRPr="009E7D68">
        <w:rPr>
          <w:rFonts w:hint="eastAsia"/>
          <w:szCs w:val="24"/>
        </w:rP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oMath>
      <w:r w:rsidRPr="009E7D68">
        <w:rPr>
          <w:rFonts w:hint="eastAsia"/>
          <w:szCs w:val="24"/>
        </w:rPr>
        <w:t>为设定的</w:t>
      </w:r>
      <w:r w:rsidR="003138B3" w:rsidRPr="009E7D68">
        <w:rPr>
          <w:rFonts w:hint="eastAsia"/>
          <w:szCs w:val="24"/>
        </w:rPr>
        <w:t>叶绿素磷含量</w:t>
      </w:r>
      <w:r w:rsidRPr="009E7D68">
        <w:rPr>
          <w:rFonts w:hint="eastAsia"/>
          <w:szCs w:val="24"/>
        </w:rPr>
        <w:t>；</w:t>
      </w:r>
      <m:oMath>
        <m:sSub>
          <m:sSubPr>
            <m:ctrlPr>
              <w:rPr>
                <w:rFonts w:ascii="Cambria Math" w:hAnsi="Cambria Math"/>
              </w:rPr>
            </m:ctrlPr>
          </m:sSubPr>
          <m:e>
            <m:r>
              <m:rPr>
                <m:sty m:val="p"/>
              </m:rPr>
              <w:rPr>
                <w:rFonts w:ascii="Cambria Math" w:hAnsi="Cambria Math"/>
              </w:rPr>
              <m:t>P</m:t>
            </m:r>
          </m:e>
          <m:sub>
            <m:r>
              <m:rPr>
                <m:nor/>
              </m:rPr>
              <w:rPr>
                <w:rFonts w:ascii="Cambria Math" w:hAnsi="Cambria Math"/>
              </w:rPr>
              <m:t>feed</m:t>
            </m:r>
          </m:sub>
        </m:sSub>
      </m:oMath>
      <w:r w:rsidR="00B21F4B" w:rsidRPr="009E7D68">
        <w:rPr>
          <w:rFonts w:hint="eastAsia"/>
          <w:szCs w:val="24"/>
        </w:rPr>
        <w:t>为设定的</w:t>
      </w:r>
      <w:r w:rsidR="003138B3" w:rsidRPr="009E7D68">
        <w:rPr>
          <w:rFonts w:hint="eastAsia"/>
          <w:szCs w:val="24"/>
        </w:rPr>
        <w:t>饲料磷含量</w:t>
      </w:r>
      <w:r w:rsidR="00063BFE" w:rsidRPr="009E7D68">
        <w:rPr>
          <w:rFonts w:hint="eastAsia"/>
          <w:szCs w:val="24"/>
        </w:rPr>
        <w:t>；</w:t>
      </w:r>
    </w:p>
    <w:p w14:paraId="5950EA28" w14:textId="38CCAB61" w:rsidR="00022E03" w:rsidRPr="009E7D68" w:rsidRDefault="00063BFE" w:rsidP="004B2C44">
      <w:pPr>
        <w:pStyle w:val="a3"/>
        <w:adjustRightInd w:val="0"/>
        <w:snapToGrid w:val="0"/>
        <w:spacing w:line="360" w:lineRule="auto"/>
        <w:ind w:leftChars="200" w:left="420" w:firstLine="0"/>
        <w:rPr>
          <w:szCs w:val="24"/>
        </w:rPr>
      </w:pPr>
      <w:bookmarkStart w:id="41" w:name="_Hlk215603038"/>
      <w:bookmarkStart w:id="42" w:name="_Hlk215648851"/>
      <w:bookmarkStart w:id="43" w:name="_Hlk215601712"/>
      <w:bookmarkEnd w:id="38"/>
      <w:r w:rsidRPr="009E7D68">
        <w:rPr>
          <w:rFonts w:hint="eastAsia"/>
          <w:szCs w:val="24"/>
        </w:rPr>
        <w:t>叶绿素</w:t>
      </w:r>
      <w:r w:rsidR="00D923F2" w:rsidRPr="009E7D68">
        <w:rPr>
          <w:rFonts w:hint="eastAsia"/>
          <w:szCs w:val="24"/>
        </w:rPr>
        <w:t>浓度</w:t>
      </w:r>
      <w:bookmarkEnd w:id="41"/>
      <m:oMath>
        <m:r>
          <m:rPr>
            <m:sty m:val="p"/>
          </m:rPr>
          <w:rPr>
            <w:rFonts w:ascii="Cambria Math" w:hAnsi="Cambria Math"/>
          </w:rPr>
          <m:t>C</m:t>
        </m:r>
      </m:oMath>
      <w:r w:rsidRPr="009E7D68">
        <w:rPr>
          <w:rFonts w:hint="eastAsia"/>
        </w:rPr>
        <w:t>的函数关系</w:t>
      </w:r>
      <w:bookmarkEnd w:id="42"/>
      <w:r w:rsidRPr="009E7D68">
        <w:rPr>
          <w:rFonts w:hint="eastAsia"/>
        </w:rPr>
        <w:t>：</w:t>
      </w:r>
      <m:oMath>
        <m:f>
          <m:fPr>
            <m:ctrlPr>
              <w:rPr>
                <w:rFonts w:ascii="Cambria Math" w:hAnsi="Cambria Math"/>
              </w:rPr>
            </m:ctrlPr>
          </m:fPr>
          <m:num>
            <m:r>
              <m:rPr>
                <m:sty m:val="p"/>
              </m:rPr>
              <w:rPr>
                <w:rFonts w:ascii="Cambria Math" w:hAnsi="Cambria Math"/>
              </w:rPr>
              <m:t>dC</m:t>
            </m:r>
          </m:num>
          <m:den>
            <m:r>
              <m:rPr>
                <m:sty m:val="p"/>
              </m:rPr>
              <w:rPr>
                <w:rFonts w:ascii="Cambria Math" w:hAnsi="Cambria Math"/>
              </w:rPr>
              <m:t>dt</m:t>
            </m:r>
          </m:den>
        </m:f>
        <m:r>
          <m:rPr>
            <m:sty m:val="p"/>
          </m:rPr>
          <w:rPr>
            <w:rFonts w:ascii="Cambria Math" w:hAnsi="Cambria Math"/>
          </w:rPr>
          <m:t>=</m:t>
        </m:r>
        <m:r>
          <m:rPr>
            <m:nor/>
          </m:rPr>
          <w:rPr>
            <w:rFonts w:ascii="Cambria Math" w:hAnsi="Cambria Math"/>
          </w:rPr>
          <m:t>growth</m:t>
        </m:r>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C</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r>
          <m:rPr>
            <m:sty m:val="p"/>
          </m:rPr>
          <w:rPr>
            <w:rFonts w:ascii="Cambria Math" w:hAnsi="Cambria Math"/>
          </w:rPr>
          <m:t>⋅C</m:t>
        </m:r>
      </m:oMath>
      <w:r w:rsidRPr="009E7D68">
        <w:rPr>
          <w:rFonts w:hint="eastAsia"/>
        </w:rPr>
        <w:t>，</w:t>
      </w:r>
      <w:r w:rsidR="00022E03" w:rsidRPr="009E7D68">
        <w:rPr>
          <w:rFonts w:hint="eastAsia"/>
        </w:rP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C</m:t>
            </m:r>
          </m:sub>
        </m:sSub>
      </m:oMath>
      <w:r w:rsidR="00022E03" w:rsidRPr="009E7D68">
        <w:rPr>
          <w:rFonts w:hint="eastAsia"/>
          <w:szCs w:val="24"/>
        </w:rPr>
        <w:t>为设定的</w:t>
      </w:r>
      <w:r w:rsidR="00D923F2" w:rsidRPr="009E7D68">
        <w:rPr>
          <w:rFonts w:hint="eastAsia"/>
          <w:szCs w:val="24"/>
        </w:rPr>
        <w:t>藻类衰减率，</w:t>
      </w:r>
    </w:p>
    <w:p w14:paraId="37418D6B" w14:textId="692966A7" w:rsidR="004B2C44" w:rsidRPr="009E7D68" w:rsidRDefault="00022E03" w:rsidP="00022E03">
      <w:pPr>
        <w:pStyle w:val="a3"/>
        <w:adjustRightInd w:val="0"/>
        <w:snapToGrid w:val="0"/>
        <w:spacing w:line="360" w:lineRule="auto"/>
        <w:ind w:leftChars="200" w:left="420" w:firstLine="0"/>
        <w:rPr>
          <w:szCs w:val="24"/>
        </w:rPr>
      </w:pPr>
      <w:bookmarkStart w:id="44" w:name="_Hlk215648819"/>
      <w:bookmarkStart w:id="45" w:name="_Hlk215601757"/>
      <w:bookmarkEnd w:id="43"/>
      <w:r w:rsidRPr="009E7D68">
        <w:rPr>
          <w:rFonts w:hint="eastAsia"/>
          <w:szCs w:val="24"/>
        </w:rPr>
        <w:t>海藻生物量</w:t>
      </w:r>
      <w:bookmarkStart w:id="46" w:name="_Hlk215586629"/>
      <m:oMath>
        <m:r>
          <m:rPr>
            <m:nor/>
          </m:rPr>
          <w:rPr>
            <w:rFonts w:ascii="Cambria Math" w:hAnsi="Cambria Math"/>
          </w:rPr>
          <m:t>growth</m:t>
        </m:r>
      </m:oMath>
      <w:bookmarkEnd w:id="44"/>
      <w:bookmarkEnd w:id="46"/>
      <w:r w:rsidR="00A44FFB" w:rsidRPr="009E7D68">
        <w:rPr>
          <w:rFonts w:hint="eastAsia"/>
        </w:rPr>
        <w:t>的函数</w:t>
      </w:r>
      <w:bookmarkStart w:id="47" w:name="OLE_LINK36"/>
      <w:r w:rsidR="00A44FFB" w:rsidRPr="009E7D68">
        <w:rPr>
          <w:rFonts w:hint="eastAsia"/>
        </w:rPr>
        <w:t>关系</w:t>
      </w:r>
      <w:bookmarkEnd w:id="47"/>
      <w:r w:rsidRPr="009E7D68">
        <w:rPr>
          <w:rFonts w:hint="eastAsia"/>
          <w:szCs w:val="24"/>
        </w:rPr>
        <w:t>：</w:t>
      </w:r>
      <w:bookmarkStart w:id="48" w:name="OLE_LINK12"/>
      <m:oMath>
        <m:r>
          <m:rPr>
            <m:nor/>
          </m:rPr>
          <w:rPr>
            <w:rFonts w:ascii="Cambria Math" w:hAnsi="Cambria Math"/>
          </w:rPr>
          <m:t>growth</m:t>
        </m:r>
        <w:bookmarkEnd w:id="48"/>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⋅C⋅</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m:rPr>
                            <m:nor/>
                          </m:rPr>
                          <w:rPr>
                            <w:rFonts w:ascii="Cambria Math" w:hAnsi="Cambria Math"/>
                          </w:rPr>
                          <m:t>TN</m:t>
                        </m:r>
                      </m:e>
                    </m:d>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TN</m:t>
                        </m:r>
                      </m:e>
                    </m:d>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nor/>
                          </m:rPr>
                          <w:rPr>
                            <w:rFonts w:ascii="Cambria Math" w:hAnsi="Cambria Math"/>
                          </w:rPr>
                          <m:t>TP</m:t>
                        </m:r>
                      </m:e>
                    </m:d>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P</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TP</m:t>
                        </m:r>
                      </m:e>
                    </m:d>
                  </m:den>
                </m:f>
              </m:e>
            </m:d>
          </m:e>
        </m:func>
      </m:oMath>
      <w:r w:rsidRPr="009E7D68">
        <w:rPr>
          <w:rFonts w:hint="eastAsia"/>
        </w:rPr>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C0</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C</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nor/>
                              </m:rPr>
                              <w:rPr>
                                <w:rFonts w:ascii="Cambria Math" w:hAnsi="Cambria Math"/>
                              </w:rPr>
                              <m:t>opt</m:t>
                            </m:r>
                          </m:sub>
                        </m:sSub>
                      </m:e>
                    </m:d>
                  </m:e>
                  <m:sup>
                    <m:r>
                      <m:rPr>
                        <m:sty m:val="p"/>
                      </m:rPr>
                      <w:rPr>
                        <w:rFonts w:ascii="Cambria Math" w:hAnsi="Cambria Math"/>
                      </w:rPr>
                      <m:t>2</m:t>
                    </m:r>
                  </m:sup>
                </m:sSup>
              </m:e>
            </m:d>
          </m:e>
        </m:func>
      </m:oMath>
      <w:r w:rsidRPr="009E7D68">
        <w:rPr>
          <w:rFonts w:hint="eastAsia"/>
        </w:rPr>
        <w:t>，其中</w:t>
      </w:r>
      <w:r w:rsidR="00386E09" w:rsidRPr="009E7D68">
        <w:rPr>
          <w:rFonts w:hint="eastAsia"/>
        </w:rPr>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d>
          <m:dPr>
            <m:ctrlPr>
              <w:rPr>
                <w:rFonts w:ascii="Cambria Math" w:hAnsi="Cambria Math"/>
              </w:rPr>
            </m:ctrlPr>
          </m:dPr>
          <m:e>
            <m:r>
              <m:rPr>
                <m:sty m:val="p"/>
              </m:rPr>
              <w:rPr>
                <w:rFonts w:ascii="Cambria Math" w:hAnsi="Cambria Math"/>
              </w:rPr>
              <m:t>T</m:t>
            </m:r>
          </m:e>
        </m:d>
      </m:oMath>
      <w:r w:rsidR="00386E09" w:rsidRPr="009E7D68">
        <w:rPr>
          <w:rFonts w:hint="eastAsia"/>
        </w:rPr>
        <w:t>表示</w:t>
      </w:r>
      <w:r w:rsidR="005A72C2" w:rsidRPr="009E7D68">
        <w:rPr>
          <w:rFonts w:hint="eastAsia"/>
        </w:rPr>
        <w:t>与温度相关的</w:t>
      </w:r>
      <w:r w:rsidR="00D923F2" w:rsidRPr="009E7D68">
        <w:rPr>
          <w:rFonts w:hint="eastAsia"/>
        </w:rPr>
        <w:t>叶绿素生长率</w:t>
      </w:r>
      <w:r w:rsidR="005A72C2" w:rsidRPr="009E7D68">
        <w:rPr>
          <w:rFonts w:hint="eastAsia"/>
          <w:szCs w:val="24"/>
        </w:rPr>
        <w:t>，</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N</m:t>
            </m:r>
          </m:sub>
        </m:sSub>
      </m:oMath>
      <w:r w:rsidRPr="009E7D68">
        <w:rPr>
          <w:rFonts w:hint="eastAsia"/>
          <w:szCs w:val="24"/>
        </w:rPr>
        <w:t>为设定的</w:t>
      </w:r>
      <w:r w:rsidR="00D923F2" w:rsidRPr="009E7D68">
        <w:rPr>
          <w:rFonts w:hint="eastAsia"/>
          <w:szCs w:val="24"/>
        </w:rPr>
        <w:t>氮半饱和常数</w:t>
      </w:r>
      <w:r w:rsidRPr="009E7D68">
        <w:rPr>
          <w:rFonts w:hint="eastAsia"/>
          <w:szCs w:val="24"/>
        </w:rPr>
        <w:t>，</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m:t>
            </m:r>
          </m:sub>
        </m:sSub>
      </m:oMath>
      <w:r w:rsidRPr="009E7D68">
        <w:rPr>
          <w:rFonts w:hint="eastAsia"/>
          <w:szCs w:val="24"/>
        </w:rPr>
        <w:t>为设定的</w:t>
      </w:r>
      <w:r w:rsidR="00D923F2" w:rsidRPr="009E7D68">
        <w:rPr>
          <w:rFonts w:hint="eastAsia"/>
          <w:szCs w:val="24"/>
        </w:rPr>
        <w:t>磷半饱和常数</w:t>
      </w:r>
      <w:r w:rsidRPr="009E7D68">
        <w:rPr>
          <w:rFonts w:hint="eastAsia"/>
          <w:szCs w:val="24"/>
        </w:rPr>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C0</m:t>
            </m:r>
          </m:sub>
        </m:sSub>
      </m:oMath>
      <w:r w:rsidRPr="009E7D68">
        <w:rPr>
          <w:rFonts w:hint="eastAsia"/>
          <w:szCs w:val="24"/>
        </w:rPr>
        <w:t>为设定的</w:t>
      </w:r>
      <w:r w:rsidR="00D923F2" w:rsidRPr="009E7D68">
        <w:rPr>
          <w:rFonts w:hint="eastAsia"/>
          <w:szCs w:val="24"/>
        </w:rPr>
        <w:t>最大叶绿素生长率</w:t>
      </w:r>
      <w:r w:rsidR="0005719C" w:rsidRPr="009E7D68">
        <w:rPr>
          <w:rFonts w:hint="eastAsia"/>
          <w:szCs w:val="24"/>
        </w:rPr>
        <w:t>，</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C</m:t>
            </m:r>
          </m:sub>
        </m:sSub>
      </m:oMath>
      <w:r w:rsidR="0005719C" w:rsidRPr="009E7D68">
        <w:rPr>
          <w:rFonts w:hint="eastAsia"/>
        </w:rPr>
        <w:t>为</w:t>
      </w:r>
      <w:r w:rsidR="0005719C" w:rsidRPr="009E7D68">
        <w:rPr>
          <w:rFonts w:ascii="宋体" w:hAnsi="宋体"/>
        </w:rPr>
        <w:t>叶绿素温度系数</w:t>
      </w:r>
      <w:bookmarkStart w:id="49" w:name="_Hlk215601951"/>
      <w:r w:rsidR="0005719C" w:rsidRPr="009E7D68">
        <w:rPr>
          <w:rFonts w:ascii="宋体" w:hAnsi="宋体" w:hint="eastAsia"/>
        </w:rPr>
        <w:t>，</w:t>
      </w:r>
      <m:oMath>
        <m:sSub>
          <m:sSubPr>
            <m:ctrlPr>
              <w:rPr>
                <w:rFonts w:ascii="Cambria Math" w:hAnsi="Cambria Math"/>
              </w:rPr>
            </m:ctrlPr>
          </m:sSubPr>
          <m:e>
            <m:r>
              <m:rPr>
                <m:sty m:val="p"/>
              </m:rPr>
              <w:rPr>
                <w:rFonts w:ascii="Cambria Math" w:hAnsi="Cambria Math"/>
              </w:rPr>
              <m:t>T</m:t>
            </m:r>
          </m:e>
          <m:sub>
            <m:r>
              <m:rPr>
                <m:nor/>
              </m:rPr>
              <m:t>opt</m:t>
            </m:r>
          </m:sub>
        </m:sSub>
      </m:oMath>
      <w:r w:rsidR="0005719C" w:rsidRPr="009E7D68">
        <w:t>是设定的最佳温度</w:t>
      </w:r>
      <w:bookmarkStart w:id="50" w:name="OLE_LINK6"/>
      <w:bookmarkEnd w:id="49"/>
      <w:r w:rsidR="00A44FFB" w:rsidRPr="009E7D68">
        <w:rPr>
          <w:rFonts w:hint="eastAsia"/>
          <w:szCs w:val="24"/>
        </w:rPr>
        <w:t>；</w:t>
      </w:r>
      <w:bookmarkEnd w:id="50"/>
    </w:p>
    <w:p w14:paraId="4A429EA0" w14:textId="1BC16DB9" w:rsidR="00C8037E" w:rsidRPr="009E7D68" w:rsidRDefault="00A44FFB" w:rsidP="003E04E8">
      <w:pPr>
        <w:pStyle w:val="a3"/>
        <w:adjustRightInd w:val="0"/>
        <w:snapToGrid w:val="0"/>
        <w:spacing w:line="360" w:lineRule="auto"/>
        <w:ind w:leftChars="200" w:left="420" w:firstLine="0"/>
        <w:rPr>
          <w:szCs w:val="24"/>
        </w:rPr>
      </w:pPr>
      <w:bookmarkStart w:id="51" w:name="_Hlk215648857"/>
      <w:bookmarkStart w:id="52" w:name="_Hlk215601966"/>
      <w:bookmarkEnd w:id="45"/>
      <w:r w:rsidRPr="009E7D68">
        <w:rPr>
          <w:rFonts w:hint="eastAsia"/>
          <w:szCs w:val="24"/>
        </w:rPr>
        <w:tab/>
      </w:r>
      <w:bookmarkStart w:id="53" w:name="_Hlk215587471"/>
      <w:r w:rsidR="00281778" w:rsidRPr="009E7D68">
        <w:rPr>
          <w:rFonts w:hint="eastAsia"/>
          <w:szCs w:val="24"/>
        </w:rPr>
        <w:t>溶解氧</w:t>
      </w:r>
      <m:oMath>
        <m:r>
          <m:rPr>
            <m:nor/>
          </m:rPr>
          <w:rPr>
            <w:rFonts w:ascii="Cambria Math" w:hAnsi="Cambria Math"/>
          </w:rPr>
          <m:t>DO</m:t>
        </m:r>
      </m:oMath>
      <w:bookmarkEnd w:id="53"/>
      <w:r w:rsidRPr="009E7D68">
        <w:rPr>
          <w:rFonts w:hint="eastAsia"/>
        </w:rPr>
        <w:t>的函数关系</w:t>
      </w:r>
      <w:bookmarkEnd w:id="51"/>
      <w:r w:rsidRPr="009E7D68">
        <w:rPr>
          <w:rFonts w:hint="eastAsia"/>
        </w:rPr>
        <w:t>为</w:t>
      </w:r>
      <w:r w:rsidRPr="009E7D68">
        <w:rPr>
          <w:rFonts w:hint="eastAsia"/>
          <w:szCs w:val="24"/>
        </w:rPr>
        <w:t>：</w:t>
      </w:r>
      <m:oMath>
        <m:f>
          <m:fPr>
            <m:ctrlPr>
              <w:rPr>
                <w:rFonts w:ascii="Cambria Math" w:hAnsi="Cambria Math"/>
              </w:rPr>
            </m:ctrlPr>
          </m:fPr>
          <m:num>
            <m:r>
              <m:rPr>
                <m:sty m:val="p"/>
              </m:rPr>
              <w:rPr>
                <w:rFonts w:ascii="Cambria Math" w:hAnsi="Cambria Math"/>
              </w:rPr>
              <m:t>d</m:t>
            </m:r>
            <m:r>
              <m:rPr>
                <m:nor/>
              </m:rPr>
              <w:rPr>
                <w:rFonts w:ascii="Cambria Math" w:hAnsi="Cambria Math"/>
              </w:rPr>
              <m:t>DO</m:t>
            </m:r>
          </m:num>
          <m:den>
            <m:r>
              <m:rPr>
                <m:sty m:val="p"/>
              </m:rPr>
              <w:rPr>
                <w:rFonts w:ascii="Cambria Math" w:hAnsi="Cambria Math"/>
              </w:rPr>
              <m:t>dt</m:t>
            </m:r>
          </m:den>
        </m:f>
        <m:r>
          <m:rPr>
            <m:sty m:val="p"/>
          </m:rPr>
          <w:rPr>
            <w:rFonts w:ascii="Cambria Math" w:hAnsi="Cambria Math"/>
          </w:rPr>
          <m:t>=p⋅</m:t>
        </m:r>
        <m:r>
          <m:rPr>
            <m:nor/>
          </m:rPr>
          <w:rPr>
            <w:rFonts w:ascii="Cambria Math" w:hAnsi="Cambria Math"/>
          </w:rPr>
          <m:t>growth</m:t>
        </m:r>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nor/>
              </m:rPr>
              <w:rPr>
                <w:rFonts w:ascii="Cambria Math" w:hAnsi="Cambria Math"/>
              </w:rPr>
              <m:t>fish</m:t>
            </m:r>
          </m:sub>
        </m:sSub>
        <m:r>
          <m:rPr>
            <m:sty m:val="p"/>
          </m:rPr>
          <w:rPr>
            <w:rFonts w:ascii="Cambria Math" w:hAnsi="Cambria Math"/>
          </w:rPr>
          <m:t>⋅</m:t>
        </m:r>
        <m:f>
          <m:fPr>
            <m:ctrlPr>
              <w:rPr>
                <w:rFonts w:ascii="Cambria Math" w:hAnsi="Cambria Math"/>
              </w:rPr>
            </m:ctrlPr>
          </m:fPr>
          <m:num>
            <m:r>
              <m:rPr>
                <m:sty m:val="p"/>
              </m:rPr>
              <w:rPr>
                <w:rFonts w:ascii="Cambria Math" w:hAnsi="Cambria Math"/>
              </w:rPr>
              <m:t>B</m:t>
            </m:r>
          </m:num>
          <m:den>
            <m:r>
              <m:rPr>
                <m:sty m:val="p"/>
              </m:rPr>
              <w:rPr>
                <w:rFonts w:ascii="Cambria Math" w:hAnsi="Cambria Math"/>
              </w:rPr>
              <m:t>V</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nor/>
              </m:rPr>
              <w:rPr>
                <w:rFonts w:ascii="Cambria Math" w:hAnsi="Cambria Math"/>
              </w:rPr>
              <m:t>decomp</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d>
          <m:dPr>
            <m:ctrlPr>
              <w:rPr>
                <w:rFonts w:ascii="Cambria Math" w:hAnsi="Cambria Math"/>
              </w:rPr>
            </m:ctrlPr>
          </m:dPr>
          <m:e>
            <m:r>
              <m:rPr>
                <m:nor/>
              </m:rPr>
              <w:rPr>
                <w:rFonts w:ascii="Cambria Math" w:hAnsi="Cambria Math"/>
              </w:rPr>
              <m:t>DO</m:t>
            </m:r>
            <m:r>
              <m:rPr>
                <m:sty m:val="p"/>
              </m:rPr>
              <w:rPr>
                <w:rFonts w:ascii="Cambria Math" w:hAnsi="Cambria Math"/>
              </w:rPr>
              <m:t>-</m:t>
            </m:r>
            <m:sSub>
              <m:sSubPr>
                <m:ctrlPr>
                  <w:rPr>
                    <w:rFonts w:ascii="Cambria Math" w:hAnsi="Cambria Math"/>
                  </w:rPr>
                </m:ctrlPr>
              </m:sSubPr>
              <m:e>
                <m:r>
                  <m:rPr>
                    <m:sty m:val="p"/>
                  </m:rPr>
                  <w:rPr>
                    <w:rFonts w:ascii="Cambria Math" w:hAnsi="Cambria Math"/>
                  </w:rPr>
                  <m:t>DO</m:t>
                </m:r>
              </m:e>
              <m:sub>
                <m:r>
                  <m:rPr>
                    <m:nor/>
                  </m:rPr>
                  <w:rPr>
                    <w:rFonts w:ascii="Cambria Math" w:hAnsi="Cambria Math"/>
                  </w:rPr>
                  <m:t>in</m:t>
                </m:r>
              </m:sub>
            </m:sSub>
          </m:e>
        </m:d>
      </m:oMath>
      <w:r w:rsidR="00C27662" w:rsidRPr="009E7D68">
        <w:rPr>
          <w:rFonts w:hint="eastAsia"/>
          <w:szCs w:val="24"/>
        </w:rPr>
        <w:t>；</w:t>
      </w:r>
      <w:r w:rsidRPr="009E7D68">
        <w:rPr>
          <w:rFonts w:hint="eastAsia"/>
        </w:rPr>
        <w:t>其中</w:t>
      </w:r>
      <w:r w:rsidR="0029667F" w:rsidRPr="009E7D68">
        <w:rPr>
          <w:rFonts w:hint="eastAsia"/>
        </w:rPr>
        <w:t>，</w:t>
      </w:r>
      <m:oMath>
        <m:r>
          <m:rPr>
            <m:sty m:val="p"/>
          </m:rPr>
          <w:rPr>
            <w:rFonts w:ascii="Cambria Math" w:hAnsi="Cambria Math"/>
          </w:rPr>
          <m:t>p</m:t>
        </m:r>
      </m:oMath>
      <w:r w:rsidR="0029667F" w:rsidRPr="009E7D68">
        <w:rPr>
          <w:rFonts w:hint="eastAsia"/>
          <w:szCs w:val="24"/>
        </w:rPr>
        <w:t>为设定的</w:t>
      </w:r>
      <w:r w:rsidR="00ED741D" w:rsidRPr="009E7D68">
        <w:rPr>
          <w:rFonts w:hint="eastAsia"/>
          <w:szCs w:val="24"/>
        </w:rPr>
        <w:t>产氧率</w:t>
      </w:r>
      <w:r w:rsidR="0029667F" w:rsidRPr="009E7D68">
        <w:rPr>
          <w:rFonts w:hint="eastAsia"/>
          <w:szCs w:val="24"/>
        </w:rPr>
        <w:t>，</w:t>
      </w:r>
      <m:oMath>
        <m:sSub>
          <m:sSubPr>
            <m:ctrlPr>
              <w:rPr>
                <w:rFonts w:ascii="Cambria Math" w:hAnsi="Cambria Math"/>
              </w:rPr>
            </m:ctrlPr>
          </m:sSubPr>
          <m:e>
            <m:sSub>
              <m:sSubPr>
                <m:ctrlPr>
                  <w:rPr>
                    <w:rFonts w:ascii="Cambria Math" w:hAnsi="Cambria Math"/>
                  </w:rPr>
                </m:ctrlPr>
              </m:sSubPr>
              <m:e>
                <m:r>
                  <m:rPr>
                    <m:sty m:val="p"/>
                  </m:rPr>
                  <w:rPr>
                    <w:rFonts w:ascii="Cambria Math" w:hAnsi="Cambria Math"/>
                  </w:rPr>
                  <m:t>c</m:t>
                </m:r>
              </m:e>
              <m:sub>
                <m:r>
                  <m:rPr>
                    <m:nor/>
                  </m:rPr>
                  <w:rPr>
                    <w:rFonts w:ascii="Cambria Math" w:hAnsi="Cambria Math"/>
                  </w:rPr>
                  <m:t>fish</m:t>
                </m:r>
              </m:sub>
            </m:sSub>
          </m:e>
          <m:sub>
            <m:r>
              <m:rPr>
                <m:sty m:val="p"/>
              </m:rPr>
              <w:rPr>
                <w:rFonts w:ascii="Cambria Math" w:hAnsi="Cambria Math"/>
              </w:rPr>
              <m:t>P</m:t>
            </m:r>
          </m:sub>
        </m:sSub>
      </m:oMath>
      <w:r w:rsidR="0029667F" w:rsidRPr="009E7D68">
        <w:rPr>
          <w:rFonts w:hint="eastAsia"/>
          <w:szCs w:val="24"/>
        </w:rPr>
        <w:t>为设定的</w:t>
      </w:r>
      <w:r w:rsidR="00ED741D" w:rsidRPr="009E7D68">
        <w:rPr>
          <w:rFonts w:ascii="宋体" w:hAnsi="宋体"/>
        </w:rPr>
        <w:t>鱼类耗氧率</w:t>
      </w:r>
      <w:r w:rsidR="0029667F" w:rsidRPr="009E7D68">
        <w:rPr>
          <w:rFonts w:hint="eastAsia"/>
          <w:szCs w:val="24"/>
        </w:rPr>
        <w:t>，</w:t>
      </w:r>
      <m:oMath>
        <m:sSub>
          <m:sSubPr>
            <m:ctrlPr>
              <w:rPr>
                <w:rFonts w:ascii="Cambria Math" w:hAnsi="Cambria Math"/>
              </w:rPr>
            </m:ctrlPr>
          </m:sSubPr>
          <m:e>
            <m:r>
              <m:rPr>
                <m:sty m:val="p"/>
              </m:rPr>
              <w:rPr>
                <w:rFonts w:ascii="Cambria Math" w:hAnsi="Cambria Math"/>
              </w:rPr>
              <m:t>c</m:t>
            </m:r>
          </m:e>
          <m:sub>
            <m:r>
              <m:rPr>
                <m:nor/>
              </m:rPr>
              <w:rPr>
                <w:rFonts w:ascii="Cambria Math" w:hAnsi="Cambria Math"/>
              </w:rPr>
              <m:t>decomp</m:t>
            </m:r>
          </m:sub>
        </m:sSub>
      </m:oMath>
      <w:r w:rsidR="0029667F" w:rsidRPr="009E7D68">
        <w:rPr>
          <w:rFonts w:hint="eastAsia"/>
          <w:szCs w:val="24"/>
        </w:rPr>
        <w:t>为设定的</w:t>
      </w:r>
      <w:r w:rsidR="00ED741D" w:rsidRPr="009E7D68">
        <w:rPr>
          <w:rFonts w:ascii="宋体" w:hAnsi="宋体"/>
        </w:rPr>
        <w:t>氮分解耗氧率</w:t>
      </w:r>
      <w:r w:rsidR="00ED741D" w:rsidRPr="009E7D68">
        <w:rPr>
          <w:rFonts w:ascii="宋体" w:hAnsi="宋体" w:hint="eastAsia"/>
        </w:rPr>
        <w:t>，</w:t>
      </w:r>
      <m:oMath>
        <m:sSub>
          <m:sSubPr>
            <m:ctrlPr>
              <w:rPr>
                <w:rFonts w:ascii="Cambria Math" w:hAnsi="Cambria Math"/>
              </w:rPr>
            </m:ctrlPr>
          </m:sSubPr>
          <m:e>
            <m:r>
              <m:rPr>
                <m:sty m:val="p"/>
              </m:rPr>
              <w:rPr>
                <w:rFonts w:ascii="Cambria Math" w:hAnsi="Cambria Math"/>
              </w:rPr>
              <m:t>DO</m:t>
            </m:r>
          </m:e>
          <m:sub>
            <m:r>
              <m:rPr>
                <m:nor/>
              </m:rPr>
              <w:rPr>
                <w:rFonts w:ascii="Cambria Math" w:hAnsi="Cambria Math"/>
              </w:rPr>
              <m:t>in</m:t>
            </m:r>
          </m:sub>
        </m:sSub>
      </m:oMath>
      <w:r w:rsidR="003E04E8" w:rsidRPr="009E7D68">
        <w:rPr>
          <w:rFonts w:hint="eastAsia"/>
          <w:szCs w:val="24"/>
        </w:rPr>
        <w:t>为设定的</w:t>
      </w:r>
      <w:r w:rsidR="003E04E8" w:rsidRPr="009E7D68">
        <w:rPr>
          <w:rFonts w:ascii="宋体" w:hAnsi="宋体"/>
        </w:rPr>
        <w:t>流入溶解氧</w:t>
      </w:r>
      <w:bookmarkEnd w:id="31"/>
      <w:bookmarkEnd w:id="52"/>
      <w:r w:rsidR="003E04E8" w:rsidRPr="009E7D68">
        <w:rPr>
          <w:rFonts w:hint="eastAsia"/>
          <w:szCs w:val="24"/>
        </w:rPr>
        <w:t>。</w:t>
      </w:r>
      <m:oMath>
        <m:r>
          <m:rPr>
            <m:sty m:val="p"/>
          </m:rPr>
          <w:rPr>
            <w:rFonts w:ascii="Cambria Math" w:hAnsi="Cambria Math"/>
          </w:rPr>
          <w:br/>
        </m:r>
      </m:oMath>
    </w:p>
    <w:bookmarkEnd w:id="35"/>
    <w:p w14:paraId="1616BED8" w14:textId="4B9A9F08" w:rsidR="00F04E8F" w:rsidRPr="009E7D68" w:rsidRDefault="00C8037E" w:rsidP="00F04E8F">
      <w:pPr>
        <w:pStyle w:val="a3"/>
        <w:numPr>
          <w:ilvl w:val="0"/>
          <w:numId w:val="22"/>
        </w:numPr>
        <w:adjustRightInd w:val="0"/>
        <w:snapToGrid w:val="0"/>
        <w:spacing w:line="360" w:lineRule="auto"/>
        <w:rPr>
          <w:szCs w:val="24"/>
        </w:rPr>
      </w:pPr>
      <w:r w:rsidRPr="009E7D68">
        <w:rPr>
          <w:szCs w:val="24"/>
        </w:rPr>
        <w:t>根据权利要求</w:t>
      </w:r>
      <w:r w:rsidR="00912200" w:rsidRPr="009E7D68">
        <w:rPr>
          <w:rFonts w:hint="eastAsia"/>
          <w:szCs w:val="24"/>
        </w:rPr>
        <w:t>6</w:t>
      </w:r>
      <w:r w:rsidRPr="009E7D68">
        <w:rPr>
          <w:szCs w:val="24"/>
        </w:rPr>
        <w:t>所述的</w:t>
      </w:r>
      <w:r w:rsidR="006F019B" w:rsidRPr="009E7D68">
        <w:rPr>
          <w:szCs w:val="24"/>
        </w:rPr>
        <w:t>深海养殖动态综合监测管理方法</w:t>
      </w:r>
      <w:r w:rsidRPr="009E7D68">
        <w:rPr>
          <w:szCs w:val="24"/>
        </w:rPr>
        <w:t>，其特征在于：</w:t>
      </w:r>
      <w:bookmarkStart w:id="54" w:name="_Hlk215669941"/>
      <w:r w:rsidR="00F04E8F" w:rsidRPr="009E7D68">
        <w:rPr>
          <w:rFonts w:hint="eastAsia"/>
          <w:szCs w:val="24"/>
        </w:rPr>
        <w:t>所述步骤</w:t>
      </w:r>
      <w:r w:rsidR="00F04E8F" w:rsidRPr="009E7D68">
        <w:rPr>
          <w:rFonts w:hint="eastAsia"/>
          <w:szCs w:val="24"/>
        </w:rPr>
        <w:t>S23</w:t>
      </w:r>
      <w:r w:rsidR="00F04E8F" w:rsidRPr="009E7D68">
        <w:rPr>
          <w:rFonts w:hint="eastAsia"/>
          <w:szCs w:val="24"/>
        </w:rPr>
        <w:t>中，</w:t>
      </w:r>
      <w:r w:rsidR="00F04E8F" w:rsidRPr="009E7D68">
        <w:rPr>
          <w:szCs w:val="24"/>
        </w:rPr>
        <w:t>环境影响统计参数的</w:t>
      </w:r>
      <w:r w:rsidR="00B35526" w:rsidRPr="009E7D68">
        <w:rPr>
          <w:rFonts w:hint="eastAsia"/>
          <w:szCs w:val="24"/>
        </w:rPr>
        <w:t>函数</w:t>
      </w:r>
      <w:r w:rsidR="00F04E8F" w:rsidRPr="009E7D68">
        <w:rPr>
          <w:szCs w:val="24"/>
        </w:rPr>
        <w:t>关系</w:t>
      </w:r>
      <w:r w:rsidR="00F04E8F" w:rsidRPr="009E7D68">
        <w:rPr>
          <w:rFonts w:hint="eastAsia"/>
          <w:szCs w:val="24"/>
        </w:rPr>
        <w:t>包括：</w:t>
      </w:r>
    </w:p>
    <w:p w14:paraId="78CC3CE2" w14:textId="05D1DE72" w:rsidR="00C8037E" w:rsidRPr="009E7D68" w:rsidRDefault="00F04E8F" w:rsidP="00F04E8F">
      <w:pPr>
        <w:pStyle w:val="a3"/>
        <w:adjustRightInd w:val="0"/>
        <w:snapToGrid w:val="0"/>
        <w:spacing w:line="360" w:lineRule="auto"/>
        <w:ind w:left="360" w:firstLine="0"/>
      </w:pPr>
      <w:bookmarkStart w:id="55" w:name="_Hlk215649139"/>
      <w:r w:rsidRPr="009E7D68">
        <w:rPr>
          <w:rFonts w:hint="eastAsia"/>
          <w:szCs w:val="24"/>
        </w:rPr>
        <w:lastRenderedPageBreak/>
        <w:t>氮累积排放</w:t>
      </w:r>
      <w:bookmarkStart w:id="56" w:name="_Hlk215583954"/>
      <m:oMath>
        <m:r>
          <m:rPr>
            <m:nor/>
          </m:rPr>
          <w:rPr>
            <w:rFonts w:ascii="Cambria Math" w:hAnsi="Cambria Math"/>
          </w:rPr>
          <m:t>eTN</m:t>
        </m:r>
      </m:oMath>
      <w:bookmarkEnd w:id="56"/>
      <w:r w:rsidRPr="009E7D68">
        <w:rPr>
          <w:rFonts w:hint="eastAsia"/>
        </w:rPr>
        <w:t>的函数关系：</w:t>
      </w:r>
      <m:oMath>
        <m:f>
          <m:fPr>
            <m:ctrlPr>
              <w:rPr>
                <w:rFonts w:ascii="Cambria Math" w:hAnsi="Cambria Math"/>
              </w:rPr>
            </m:ctrlPr>
          </m:fPr>
          <m:num>
            <m:r>
              <m:rPr>
                <m:sty m:val="p"/>
              </m:rPr>
              <w:rPr>
                <w:rFonts w:ascii="Cambria Math" w:hAnsi="Cambria Math"/>
              </w:rPr>
              <m:t>d</m:t>
            </m:r>
            <m:d>
              <m:dPr>
                <m:ctrlPr>
                  <w:rPr>
                    <w:rFonts w:ascii="Cambria Math" w:hAnsi="Cambria Math"/>
                  </w:rPr>
                </m:ctrlPr>
              </m:dPr>
              <m:e>
                <m:r>
                  <m:rPr>
                    <m:nor/>
                  </m:rPr>
                  <w:rPr>
                    <w:rFonts w:ascii="Cambria Math" w:hAnsi="Cambria Math"/>
                  </w:rPr>
                  <m:t>eTN</m:t>
                </m:r>
              </m:e>
            </m:d>
          </m:num>
          <m:den>
            <m:r>
              <m:rPr>
                <m:sty m:val="p"/>
              </m:rPr>
              <w:rPr>
                <w:rFonts w:ascii="Cambria Math" w:hAnsi="Cambria Math"/>
              </w:rPr>
              <m:t>dt</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⋅V</m:t>
        </m:r>
      </m:oMath>
      <w:bookmarkEnd w:id="55"/>
      <w:r w:rsidRPr="009E7D68">
        <w:rPr>
          <w:rFonts w:hint="eastAsia"/>
        </w:rPr>
        <w:t>；</w:t>
      </w:r>
    </w:p>
    <w:p w14:paraId="17B130F0" w14:textId="660CC5E0" w:rsidR="00F04E8F" w:rsidRPr="009E7D68" w:rsidRDefault="00F04E8F" w:rsidP="00F04E8F">
      <w:pPr>
        <w:pStyle w:val="a3"/>
        <w:adjustRightInd w:val="0"/>
        <w:snapToGrid w:val="0"/>
        <w:spacing w:line="360" w:lineRule="auto"/>
        <w:ind w:left="360" w:firstLine="0"/>
        <w:rPr>
          <w:szCs w:val="24"/>
        </w:rPr>
      </w:pPr>
      <w:r w:rsidRPr="009E7D68">
        <w:rPr>
          <w:rFonts w:hint="eastAsia"/>
          <w:szCs w:val="24"/>
        </w:rPr>
        <w:t>磷累积排放</w:t>
      </w:r>
      <m:oMath>
        <m:r>
          <m:rPr>
            <m:nor/>
          </m:rPr>
          <w:rPr>
            <w:rFonts w:ascii="Cambria Math" w:hAnsi="Cambria Math"/>
          </w:rPr>
          <m:t>eT</m:t>
        </m:r>
        <m:r>
          <m:rPr>
            <m:nor/>
          </m:rPr>
          <w:rPr>
            <w:rFonts w:ascii="Cambria Math" w:hAnsi="Cambria Math" w:hint="eastAsia"/>
          </w:rPr>
          <m:t>P</m:t>
        </m:r>
      </m:oMath>
      <w:r w:rsidRPr="009E7D68">
        <w:rPr>
          <w:rFonts w:hint="eastAsia"/>
        </w:rPr>
        <w:t>的函数关系：</w:t>
      </w:r>
      <m:oMath>
        <m:f>
          <m:fPr>
            <m:ctrlPr>
              <w:rPr>
                <w:rFonts w:ascii="Cambria Math" w:hAnsi="Cambria Math"/>
              </w:rPr>
            </m:ctrlPr>
          </m:fPr>
          <m:num>
            <m:r>
              <m:rPr>
                <m:sty m:val="p"/>
              </m:rPr>
              <w:rPr>
                <w:rFonts w:ascii="Cambria Math" w:hAnsi="Cambria Math"/>
              </w:rPr>
              <m:t>d</m:t>
            </m:r>
            <m:d>
              <m:dPr>
                <m:ctrlPr>
                  <w:rPr>
                    <w:rFonts w:ascii="Cambria Math" w:hAnsi="Cambria Math"/>
                  </w:rPr>
                </m:ctrlPr>
              </m:dPr>
              <m:e>
                <m:r>
                  <m:rPr>
                    <m:nor/>
                  </m:rPr>
                  <w:rPr>
                    <w:rFonts w:ascii="Cambria Math" w:hAnsi="Cambria Math"/>
                  </w:rPr>
                  <m:t>eTP</m:t>
                </m:r>
              </m:e>
            </m:d>
          </m:num>
          <m:den>
            <m:r>
              <m:rPr>
                <m:sty m:val="p"/>
              </m:rPr>
              <w:rPr>
                <w:rFonts w:ascii="Cambria Math" w:hAnsi="Cambria Math"/>
              </w:rPr>
              <m:t>dt</m:t>
            </m:r>
          </m:den>
        </m:f>
        <m:r>
          <m:rPr>
            <m:sty m:val="p"/>
          </m:rPr>
          <w:rPr>
            <w:rFonts w:ascii="Cambria Math" w:hAnsi="Cambria Math"/>
          </w:rPr>
          <m:t>=Q</m:t>
        </m:r>
        <m:sSub>
          <m:sSubPr>
            <m:ctrlPr>
              <w:rPr>
                <w:rFonts w:ascii="Cambria Math" w:hAnsi="Cambria Math"/>
              </w:rPr>
            </m:ctrlPr>
          </m:sSubPr>
          <m:e>
            <m:r>
              <m:rPr>
                <m:nor/>
              </m:rPr>
              <w:rPr>
                <w:rFonts w:ascii="Cambria Math" w:hAnsi="Cambria Math"/>
              </w:rPr>
              <m:t>over</m:t>
            </m:r>
          </m:e>
          <m:sub>
            <m:r>
              <m:rPr>
                <m:sty m:val="p"/>
              </m:rP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TP</m:t>
            </m:r>
          </m:e>
        </m:d>
        <m:r>
          <m:rPr>
            <m:sty m:val="p"/>
          </m:rPr>
          <w:rPr>
            <w:rFonts w:ascii="Cambria Math" w:hAnsi="Cambria Math"/>
          </w:rPr>
          <m:t>⋅V</m:t>
        </m:r>
      </m:oMath>
      <w:bookmarkEnd w:id="54"/>
      <w:r w:rsidR="00F63291" w:rsidRPr="009E7D68">
        <w:rPr>
          <w:rFonts w:hint="eastAsia"/>
        </w:rPr>
        <w:t>。</w:t>
      </w:r>
    </w:p>
    <w:p w14:paraId="4E48A55C" w14:textId="77777777" w:rsidR="00C8037E" w:rsidRPr="009E7D68" w:rsidRDefault="00C8037E" w:rsidP="00C8037E">
      <w:pPr>
        <w:pStyle w:val="a3"/>
        <w:adjustRightInd w:val="0"/>
        <w:snapToGrid w:val="0"/>
        <w:spacing w:line="360" w:lineRule="auto"/>
        <w:ind w:firstLine="0"/>
        <w:rPr>
          <w:szCs w:val="24"/>
        </w:rPr>
      </w:pPr>
    </w:p>
    <w:p w14:paraId="53FC8C9E" w14:textId="2CD3495E" w:rsidR="00C8037E" w:rsidRPr="009E7D68" w:rsidRDefault="00C8037E" w:rsidP="00A907B5">
      <w:pPr>
        <w:pStyle w:val="a3"/>
        <w:numPr>
          <w:ilvl w:val="0"/>
          <w:numId w:val="22"/>
        </w:numPr>
        <w:adjustRightInd w:val="0"/>
        <w:snapToGrid w:val="0"/>
        <w:spacing w:line="360" w:lineRule="auto"/>
        <w:rPr>
          <w:szCs w:val="24"/>
        </w:rPr>
      </w:pPr>
      <w:r w:rsidRPr="009E7D68">
        <w:rPr>
          <w:szCs w:val="24"/>
        </w:rPr>
        <w:t>根据权利要求</w:t>
      </w:r>
      <w:r w:rsidRPr="009E7D68">
        <w:rPr>
          <w:szCs w:val="24"/>
        </w:rPr>
        <w:t>1</w:t>
      </w:r>
      <w:r w:rsidRPr="009E7D68">
        <w:rPr>
          <w:szCs w:val="24"/>
        </w:rPr>
        <w:t>所述的</w:t>
      </w:r>
      <w:r w:rsidR="006F019B" w:rsidRPr="009E7D68">
        <w:rPr>
          <w:szCs w:val="24"/>
        </w:rPr>
        <w:t>深海养殖动态综合监测管理方法</w:t>
      </w:r>
      <w:r w:rsidRPr="009E7D68">
        <w:rPr>
          <w:szCs w:val="24"/>
        </w:rPr>
        <w:t>，其特征在于：</w:t>
      </w:r>
      <w:bookmarkStart w:id="57" w:name="_Hlk215669963"/>
      <w:r w:rsidR="00912200" w:rsidRPr="009E7D68">
        <w:rPr>
          <w:rFonts w:hint="eastAsia"/>
          <w:szCs w:val="24"/>
        </w:rPr>
        <w:t>所述</w:t>
      </w:r>
      <w:r w:rsidR="00EC7948" w:rsidRPr="009E7D68">
        <w:rPr>
          <w:rFonts w:hint="eastAsia"/>
          <w:szCs w:val="24"/>
        </w:rPr>
        <w:t>步骤</w:t>
      </w:r>
      <w:r w:rsidR="00912200" w:rsidRPr="009E7D68">
        <w:rPr>
          <w:szCs w:val="24"/>
        </w:rPr>
        <w:t>S3</w:t>
      </w:r>
      <w:r w:rsidR="00EC7948" w:rsidRPr="009E7D68">
        <w:rPr>
          <w:rFonts w:hint="eastAsia"/>
          <w:szCs w:val="24"/>
        </w:rPr>
        <w:t>包括：</w:t>
      </w:r>
      <w:r w:rsidR="00EC7948" w:rsidRPr="009E7D68">
        <w:rPr>
          <w:szCs w:val="24"/>
        </w:rPr>
        <w:t>实时监测温度</w:t>
      </w:r>
      <w:r w:rsidR="00DE2F01" w:rsidRPr="009E7D68">
        <w:rPr>
          <w:rFonts w:hint="eastAsia"/>
          <w:szCs w:val="24"/>
        </w:rPr>
        <w:t>T</w:t>
      </w:r>
      <w:r w:rsidR="00EC7948" w:rsidRPr="009E7D68">
        <w:rPr>
          <w:szCs w:val="24"/>
        </w:rPr>
        <w:t>和水质参数，并输入到预测模型中；预测模型</w:t>
      </w:r>
      <w:r w:rsidR="00EC7948" w:rsidRPr="009E7D68">
        <w:rPr>
          <w:rFonts w:hint="eastAsia"/>
          <w:szCs w:val="24"/>
        </w:rPr>
        <w:t>基于当前的</w:t>
      </w:r>
      <w:r w:rsidR="00EC7948" w:rsidRPr="009E7D68">
        <w:rPr>
          <w:szCs w:val="24"/>
        </w:rPr>
        <w:t>监测温度和水质参数</w:t>
      </w:r>
      <w:r w:rsidR="00EC7948" w:rsidRPr="009E7D68">
        <w:rPr>
          <w:rFonts w:hint="eastAsia"/>
          <w:szCs w:val="24"/>
        </w:rPr>
        <w:t>，计算得到当前海藻生物量</w:t>
      </w:r>
      <m:oMath>
        <m:r>
          <m:rPr>
            <m:nor/>
          </m:rPr>
          <w:rPr>
            <w:rFonts w:ascii="Cambria Math" w:hAnsi="Cambria Math"/>
          </w:rPr>
          <m:t>growth</m:t>
        </m:r>
      </m:oMath>
      <w:r w:rsidR="00EC7948" w:rsidRPr="009E7D68">
        <w:rPr>
          <w:rFonts w:hint="eastAsia"/>
          <w:szCs w:val="24"/>
        </w:rPr>
        <w:t>，并基于当前海藻生物量</w:t>
      </w:r>
      <m:oMath>
        <m:r>
          <m:rPr>
            <m:nor/>
          </m:rPr>
          <w:rPr>
            <w:rFonts w:ascii="Cambria Math" w:hAnsi="Cambria Math"/>
          </w:rPr>
          <m:t>growth</m:t>
        </m:r>
      </m:oMath>
      <w:r w:rsidR="00EC7948" w:rsidRPr="009E7D68">
        <w:rPr>
          <w:rFonts w:hint="eastAsia"/>
          <w:szCs w:val="24"/>
        </w:rPr>
        <w:t>，</w:t>
      </w:r>
      <w:proofErr w:type="gramStart"/>
      <w:r w:rsidR="00B35526" w:rsidRPr="009E7D68">
        <w:rPr>
          <w:rFonts w:hint="eastAsia"/>
          <w:szCs w:val="24"/>
        </w:rPr>
        <w:t>得到</w:t>
      </w:r>
      <w:r w:rsidR="00B35526" w:rsidRPr="009E7D68">
        <w:rPr>
          <w:rFonts w:hint="eastAsia"/>
        </w:rPr>
        <w:t>得到</w:t>
      </w:r>
      <w:proofErr w:type="gramEnd"/>
      <w:r w:rsidR="00B35526" w:rsidRPr="009E7D68">
        <w:rPr>
          <w:szCs w:val="24"/>
        </w:rPr>
        <w:t>与时间</w:t>
      </w:r>
      <w:r w:rsidR="00B35526" w:rsidRPr="009E7D68">
        <w:rPr>
          <w:szCs w:val="24"/>
        </w:rPr>
        <w:t>t</w:t>
      </w:r>
      <w:r w:rsidR="00B35526" w:rsidRPr="009E7D68">
        <w:rPr>
          <w:szCs w:val="24"/>
        </w:rPr>
        <w:t>相关的</w:t>
      </w:r>
      <w:bookmarkStart w:id="58" w:name="OLE_LINK13"/>
      <w:r w:rsidR="00B35526" w:rsidRPr="009E7D68">
        <w:rPr>
          <w:rFonts w:hint="eastAsia"/>
          <w:szCs w:val="24"/>
        </w:rPr>
        <w:t>总氮浓度</w:t>
      </w:r>
      <m:oMath>
        <m:d>
          <m:dPr>
            <m:begChr m:val="["/>
            <m:endChr m:val="]"/>
            <m:ctrlPr>
              <w:rPr>
                <w:rFonts w:ascii="Cambria Math" w:hAnsi="Cambria Math"/>
              </w:rPr>
            </m:ctrlPr>
          </m:dPr>
          <m:e>
            <m:r>
              <m:rPr>
                <m:nor/>
              </m:rPr>
              <w:rPr>
                <w:rFonts w:ascii="Cambria Math" w:hAnsi="Cambria Math"/>
              </w:rPr>
              <m:t>TN</m:t>
            </m:r>
          </m:e>
        </m:d>
        <m:d>
          <m:dPr>
            <m:ctrlPr>
              <w:rPr>
                <w:rFonts w:ascii="Cambria Math" w:hAnsi="Cambria Math"/>
              </w:rPr>
            </m:ctrlPr>
          </m:dPr>
          <m:e>
            <m:r>
              <m:rPr>
                <m:sty m:val="p"/>
              </m:rPr>
              <w:rPr>
                <w:rFonts w:ascii="Cambria Math" w:hAnsi="Cambria Math"/>
              </w:rPr>
              <m:t>t</m:t>
            </m:r>
          </m:e>
        </m:d>
      </m:oMath>
      <w:r w:rsidR="00B35526" w:rsidRPr="009E7D68">
        <w:rPr>
          <w:rFonts w:hint="eastAsia"/>
        </w:rPr>
        <w:t>、</w:t>
      </w:r>
      <w:r w:rsidR="00B35526" w:rsidRPr="009E7D68">
        <w:rPr>
          <w:rFonts w:hint="eastAsia"/>
          <w:szCs w:val="24"/>
        </w:rPr>
        <w:t>总磷浓度</w:t>
      </w:r>
      <w:bookmarkStart w:id="59" w:name="OLE_LINK5"/>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d>
          <m:dPr>
            <m:ctrlPr>
              <w:rPr>
                <w:rFonts w:ascii="Cambria Math" w:hAnsi="Cambria Math"/>
              </w:rPr>
            </m:ctrlPr>
          </m:dPr>
          <m:e>
            <m:r>
              <m:rPr>
                <m:sty m:val="p"/>
              </m:rPr>
              <w:rPr>
                <w:rFonts w:ascii="Cambria Math" w:hAnsi="Cambria Math"/>
              </w:rPr>
              <m:t>t</m:t>
            </m:r>
          </m:e>
        </m:d>
      </m:oMath>
      <w:bookmarkEnd w:id="59"/>
      <w:r w:rsidR="00B35526" w:rsidRPr="009E7D68">
        <w:rPr>
          <w:rFonts w:hint="eastAsia"/>
        </w:rPr>
        <w:t>、</w:t>
      </w:r>
      <w:r w:rsidR="00B35526" w:rsidRPr="009E7D68">
        <w:rPr>
          <w:rFonts w:hint="eastAsia"/>
          <w:szCs w:val="24"/>
        </w:rPr>
        <w:t>叶绿素浓度</w:t>
      </w:r>
      <m:oMath>
        <m:r>
          <m:rPr>
            <m:sty m:val="p"/>
          </m:rPr>
          <w:rPr>
            <w:rFonts w:ascii="Cambria Math" w:hAnsi="Cambria Math"/>
          </w:rPr>
          <m:t>C</m:t>
        </m:r>
        <m:d>
          <m:dPr>
            <m:ctrlPr>
              <w:rPr>
                <w:rFonts w:ascii="Cambria Math" w:hAnsi="Cambria Math"/>
              </w:rPr>
            </m:ctrlPr>
          </m:dPr>
          <m:e>
            <m:r>
              <m:rPr>
                <m:sty m:val="p"/>
              </m:rPr>
              <w:rPr>
                <w:rFonts w:ascii="Cambria Math" w:hAnsi="Cambria Math"/>
              </w:rPr>
              <m:t>t</m:t>
            </m:r>
          </m:e>
        </m:d>
      </m:oMath>
      <w:r w:rsidR="00B35526" w:rsidRPr="009E7D68">
        <w:rPr>
          <w:rFonts w:hint="eastAsia"/>
        </w:rPr>
        <w:t>、</w:t>
      </w:r>
      <w:r w:rsidR="00B35526" w:rsidRPr="009E7D68">
        <w:rPr>
          <w:rFonts w:hint="eastAsia"/>
          <w:szCs w:val="24"/>
        </w:rPr>
        <w:t>溶解氧</w:t>
      </w:r>
      <m:oMath>
        <m:r>
          <m:rPr>
            <m:nor/>
          </m:rPr>
          <w:rPr>
            <w:rFonts w:ascii="Cambria Math" w:hAnsi="Cambria Math"/>
          </w:rPr>
          <m:t>DO</m:t>
        </m:r>
        <m:d>
          <m:dPr>
            <m:ctrlPr>
              <w:rPr>
                <w:rFonts w:ascii="Cambria Math" w:hAnsi="Cambria Math"/>
              </w:rPr>
            </m:ctrlPr>
          </m:dPr>
          <m:e>
            <m:r>
              <m:rPr>
                <m:sty m:val="p"/>
              </m:rPr>
              <w:rPr>
                <w:rFonts w:ascii="Cambria Math" w:hAnsi="Cambria Math"/>
              </w:rPr>
              <m:t>t</m:t>
            </m:r>
          </m:e>
        </m:d>
      </m:oMath>
      <w:bookmarkEnd w:id="57"/>
      <w:bookmarkEnd w:id="58"/>
      <w:r w:rsidR="00881BF6" w:rsidRPr="009E7D68">
        <w:rPr>
          <w:rFonts w:hint="eastAsia"/>
        </w:rPr>
        <w:t>。</w:t>
      </w:r>
    </w:p>
    <w:p w14:paraId="1AAB6D35" w14:textId="77777777" w:rsidR="00C30DEF" w:rsidRPr="009E7D68" w:rsidRDefault="00C30DEF" w:rsidP="00B110BA">
      <w:pPr>
        <w:pStyle w:val="a3"/>
        <w:adjustRightInd w:val="0"/>
        <w:snapToGrid w:val="0"/>
        <w:spacing w:line="360" w:lineRule="auto"/>
        <w:ind w:firstLine="0"/>
        <w:rPr>
          <w:szCs w:val="24"/>
        </w:rPr>
      </w:pPr>
    </w:p>
    <w:p w14:paraId="3D893BA2" w14:textId="0CE46A0E" w:rsidR="00C30DEF" w:rsidRPr="009E7D68" w:rsidRDefault="00C30DEF" w:rsidP="00A907B5">
      <w:pPr>
        <w:pStyle w:val="a3"/>
        <w:numPr>
          <w:ilvl w:val="0"/>
          <w:numId w:val="22"/>
        </w:numPr>
        <w:adjustRightInd w:val="0"/>
        <w:snapToGrid w:val="0"/>
        <w:spacing w:line="360" w:lineRule="auto"/>
        <w:rPr>
          <w:szCs w:val="24"/>
        </w:rPr>
      </w:pPr>
      <w:r w:rsidRPr="009E7D68">
        <w:rPr>
          <w:szCs w:val="24"/>
        </w:rPr>
        <w:t>根据权利要求</w:t>
      </w:r>
      <w:r w:rsidRPr="009E7D68">
        <w:rPr>
          <w:szCs w:val="24"/>
        </w:rPr>
        <w:t>1</w:t>
      </w:r>
      <w:r w:rsidRPr="009E7D68">
        <w:rPr>
          <w:szCs w:val="24"/>
        </w:rPr>
        <w:t>所述的</w:t>
      </w:r>
      <w:r w:rsidR="006F019B" w:rsidRPr="009E7D68">
        <w:rPr>
          <w:szCs w:val="24"/>
        </w:rPr>
        <w:t>深海养殖动态综合监测管理方法</w:t>
      </w:r>
      <w:r w:rsidRPr="009E7D68">
        <w:rPr>
          <w:szCs w:val="24"/>
        </w:rPr>
        <w:t>，其特征在于：</w:t>
      </w:r>
      <w:r w:rsidR="009613E6" w:rsidRPr="009E7D68">
        <w:rPr>
          <w:rFonts w:hint="eastAsia"/>
          <w:szCs w:val="24"/>
        </w:rPr>
        <w:t>所述步骤</w:t>
      </w:r>
      <w:r w:rsidR="009613E6" w:rsidRPr="009E7D68">
        <w:rPr>
          <w:szCs w:val="24"/>
        </w:rPr>
        <w:t>S</w:t>
      </w:r>
      <w:r w:rsidR="000A4B5D" w:rsidRPr="009E7D68">
        <w:rPr>
          <w:rFonts w:hint="eastAsia"/>
          <w:szCs w:val="24"/>
        </w:rPr>
        <w:t>1</w:t>
      </w:r>
      <w:r w:rsidR="00DE2F01" w:rsidRPr="009E7D68">
        <w:rPr>
          <w:rFonts w:hint="eastAsia"/>
          <w:szCs w:val="24"/>
        </w:rPr>
        <w:t>3</w:t>
      </w:r>
      <w:r w:rsidR="000A4B5D" w:rsidRPr="009E7D68">
        <w:rPr>
          <w:rFonts w:hint="eastAsia"/>
          <w:szCs w:val="24"/>
        </w:rPr>
        <w:t>中，</w:t>
      </w:r>
      <w:r w:rsidR="00DE2F01" w:rsidRPr="009E7D68">
        <w:rPr>
          <w:szCs w:val="24"/>
        </w:rPr>
        <w:t>管理参数</w:t>
      </w:r>
      <w:r w:rsidR="000A4B5D" w:rsidRPr="009E7D68">
        <w:rPr>
          <w:rFonts w:hint="eastAsia"/>
          <w:szCs w:val="24"/>
        </w:rPr>
        <w:t>还</w:t>
      </w:r>
      <w:r w:rsidR="000A4B5D" w:rsidRPr="009E7D68">
        <w:rPr>
          <w:szCs w:val="24"/>
        </w:rPr>
        <w:t>包括</w:t>
      </w:r>
      <w:r w:rsidR="00DE2F01" w:rsidRPr="009E7D68">
        <w:rPr>
          <w:rFonts w:hint="eastAsia"/>
          <w:szCs w:val="24"/>
        </w:rPr>
        <w:t>水交换率</w:t>
      </w:r>
      <m:oMath>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oMath>
      <w:r w:rsidR="00DE2F01" w:rsidRPr="009E7D68">
        <w:rPr>
          <w:rFonts w:hint="eastAsia"/>
        </w:rPr>
        <w:t>和鱼群密度</w:t>
      </w:r>
      <w:r w:rsidR="00CC19D9" w:rsidRPr="009E7D68">
        <w:rPr>
          <w:rFonts w:hint="eastAsia"/>
          <w:szCs w:val="24"/>
        </w:rPr>
        <w:t>。</w:t>
      </w:r>
    </w:p>
    <w:p w14:paraId="54C1843A" w14:textId="77777777" w:rsidR="00C30DEF" w:rsidRPr="009E7D68" w:rsidRDefault="00C30DEF" w:rsidP="00B110BA">
      <w:pPr>
        <w:pStyle w:val="a3"/>
        <w:adjustRightInd w:val="0"/>
        <w:snapToGrid w:val="0"/>
        <w:spacing w:line="360" w:lineRule="auto"/>
        <w:ind w:firstLine="0"/>
        <w:rPr>
          <w:szCs w:val="24"/>
        </w:rPr>
      </w:pPr>
    </w:p>
    <w:p w14:paraId="1EFA7EC3" w14:textId="010D0AE9" w:rsidR="00C30DEF" w:rsidRPr="009E7D68" w:rsidRDefault="00CC19D9" w:rsidP="0004704B">
      <w:pPr>
        <w:pStyle w:val="a3"/>
        <w:numPr>
          <w:ilvl w:val="0"/>
          <w:numId w:val="22"/>
        </w:numPr>
        <w:adjustRightInd w:val="0"/>
        <w:snapToGrid w:val="0"/>
        <w:spacing w:line="360" w:lineRule="auto"/>
        <w:ind w:left="408" w:hangingChars="170" w:hanging="408"/>
        <w:rPr>
          <w:szCs w:val="24"/>
        </w:rPr>
      </w:pPr>
      <w:r w:rsidRPr="009E7D68">
        <w:rPr>
          <w:rFonts w:hint="eastAsia"/>
          <w:szCs w:val="24"/>
        </w:rPr>
        <w:t>一种</w:t>
      </w:r>
      <w:r w:rsidR="006F019B" w:rsidRPr="009E7D68">
        <w:rPr>
          <w:szCs w:val="24"/>
        </w:rPr>
        <w:t>深海养殖动态综合监测管理系统</w:t>
      </w:r>
      <w:r w:rsidR="00C30DEF" w:rsidRPr="009E7D68">
        <w:rPr>
          <w:szCs w:val="24"/>
        </w:rPr>
        <w:t>，其特征在于：</w:t>
      </w:r>
      <w:r w:rsidRPr="009E7D68">
        <w:rPr>
          <w:rFonts w:hint="eastAsia"/>
          <w:szCs w:val="24"/>
        </w:rPr>
        <w:t>用于执行权利要求</w:t>
      </w:r>
      <w:r w:rsidRPr="009E7D68">
        <w:rPr>
          <w:rFonts w:hint="eastAsia"/>
          <w:szCs w:val="24"/>
        </w:rPr>
        <w:t>1</w:t>
      </w:r>
      <w:r w:rsidRPr="009E7D68">
        <w:rPr>
          <w:rFonts w:hint="eastAsia"/>
          <w:szCs w:val="24"/>
        </w:rPr>
        <w:t>至</w:t>
      </w:r>
      <w:r w:rsidRPr="009E7D68">
        <w:rPr>
          <w:rFonts w:hint="eastAsia"/>
          <w:szCs w:val="24"/>
        </w:rPr>
        <w:t>9</w:t>
      </w:r>
      <w:r w:rsidRPr="009E7D68">
        <w:rPr>
          <w:rFonts w:hint="eastAsia"/>
          <w:szCs w:val="24"/>
        </w:rPr>
        <w:t>任一所述的</w:t>
      </w:r>
      <w:r w:rsidRPr="009E7D68">
        <w:rPr>
          <w:szCs w:val="24"/>
        </w:rPr>
        <w:t>深海养殖动态综合监测管理方法</w:t>
      </w:r>
      <w:r w:rsidRPr="009E7D68">
        <w:rPr>
          <w:rFonts w:hint="eastAsia"/>
          <w:szCs w:val="24"/>
        </w:rPr>
        <w:t>，包括：</w:t>
      </w:r>
    </w:p>
    <w:p w14:paraId="73433B88" w14:textId="7FD51B7B" w:rsidR="00CC19D9" w:rsidRPr="009E7D68" w:rsidRDefault="001670A3" w:rsidP="00CC19D9">
      <w:pPr>
        <w:pStyle w:val="a3"/>
        <w:adjustRightInd w:val="0"/>
        <w:snapToGrid w:val="0"/>
        <w:spacing w:line="360" w:lineRule="auto"/>
        <w:ind w:left="408" w:firstLine="0"/>
        <w:rPr>
          <w:szCs w:val="24"/>
        </w:rPr>
      </w:pPr>
      <w:r w:rsidRPr="009E7D68">
        <w:rPr>
          <w:rFonts w:hint="eastAsia"/>
          <w:szCs w:val="24"/>
        </w:rPr>
        <w:t>实时监测</w:t>
      </w:r>
      <w:r w:rsidR="00CC19D9" w:rsidRPr="009E7D68">
        <w:rPr>
          <w:rFonts w:hint="eastAsia"/>
          <w:szCs w:val="24"/>
        </w:rPr>
        <w:t>模块</w:t>
      </w:r>
      <w:r w:rsidR="006B2A0B" w:rsidRPr="009E7D68">
        <w:rPr>
          <w:rFonts w:hint="eastAsia"/>
          <w:szCs w:val="24"/>
        </w:rPr>
        <w:t>，</w:t>
      </w:r>
      <w:r w:rsidR="00CC19D9" w:rsidRPr="009E7D68">
        <w:rPr>
          <w:rFonts w:hint="eastAsia"/>
          <w:szCs w:val="24"/>
        </w:rPr>
        <w:t>用于检测</w:t>
      </w:r>
      <w:r w:rsidR="00CC19D9" w:rsidRPr="009E7D68">
        <w:rPr>
          <w:szCs w:val="24"/>
        </w:rPr>
        <w:t>养殖区域</w:t>
      </w:r>
      <w:r w:rsidR="00CC19D9" w:rsidRPr="009E7D68">
        <w:rPr>
          <w:rFonts w:hint="eastAsia"/>
          <w:szCs w:val="24"/>
        </w:rPr>
        <w:t>的</w:t>
      </w:r>
      <w:r w:rsidR="00CC19D9" w:rsidRPr="009E7D68">
        <w:rPr>
          <w:szCs w:val="24"/>
        </w:rPr>
        <w:t>温度</w:t>
      </w:r>
      <w:r w:rsidR="00CC19D9" w:rsidRPr="009E7D68">
        <w:rPr>
          <w:rFonts w:hint="eastAsia"/>
          <w:szCs w:val="24"/>
        </w:rPr>
        <w:t>和</w:t>
      </w:r>
      <w:r w:rsidR="00CC19D9" w:rsidRPr="009E7D68">
        <w:rPr>
          <w:szCs w:val="24"/>
        </w:rPr>
        <w:t>水质参数</w:t>
      </w:r>
      <w:r w:rsidR="00CC19D9" w:rsidRPr="009E7D68">
        <w:rPr>
          <w:rFonts w:hint="eastAsia"/>
          <w:szCs w:val="24"/>
        </w:rPr>
        <w:t>；</w:t>
      </w:r>
    </w:p>
    <w:p w14:paraId="655C5C43" w14:textId="7900D5B1" w:rsidR="00E34388" w:rsidRPr="009E7D68" w:rsidRDefault="00CC19D9" w:rsidP="00CC19D9">
      <w:pPr>
        <w:pStyle w:val="a3"/>
        <w:adjustRightInd w:val="0"/>
        <w:snapToGrid w:val="0"/>
        <w:spacing w:line="360" w:lineRule="auto"/>
        <w:ind w:left="408" w:firstLine="0"/>
        <w:rPr>
          <w:szCs w:val="24"/>
        </w:rPr>
      </w:pPr>
      <w:r w:rsidRPr="009E7D68">
        <w:rPr>
          <w:rFonts w:hint="eastAsia"/>
          <w:szCs w:val="24"/>
        </w:rPr>
        <w:t>控制模块</w:t>
      </w:r>
      <w:r w:rsidR="006B2A0B" w:rsidRPr="009E7D68">
        <w:rPr>
          <w:rFonts w:hint="eastAsia"/>
          <w:szCs w:val="24"/>
        </w:rPr>
        <w:t>，与</w:t>
      </w:r>
      <w:r w:rsidR="001670A3" w:rsidRPr="009E7D68">
        <w:rPr>
          <w:rFonts w:hint="eastAsia"/>
          <w:szCs w:val="24"/>
        </w:rPr>
        <w:t>实时监测</w:t>
      </w:r>
      <w:r w:rsidR="006B2A0B" w:rsidRPr="009E7D68">
        <w:rPr>
          <w:rFonts w:hint="eastAsia"/>
          <w:szCs w:val="24"/>
        </w:rPr>
        <w:t>模块通讯相连，</w:t>
      </w:r>
      <w:r w:rsidRPr="009E7D68">
        <w:rPr>
          <w:rFonts w:hint="eastAsia"/>
          <w:szCs w:val="24"/>
        </w:rPr>
        <w:t>其中设置有</w:t>
      </w:r>
      <w:r w:rsidRPr="009E7D68">
        <w:rPr>
          <w:szCs w:val="24"/>
        </w:rPr>
        <w:t>预测模型</w:t>
      </w:r>
      <w:r w:rsidRPr="009E7D68">
        <w:rPr>
          <w:rFonts w:hint="eastAsia"/>
          <w:szCs w:val="24"/>
        </w:rPr>
        <w:t>，</w:t>
      </w:r>
      <w:r w:rsidR="006B2A0B" w:rsidRPr="009E7D68">
        <w:rPr>
          <w:rFonts w:hint="eastAsia"/>
          <w:szCs w:val="24"/>
        </w:rPr>
        <w:t>用于接收</w:t>
      </w:r>
      <w:r w:rsidR="001670A3" w:rsidRPr="009E7D68">
        <w:rPr>
          <w:rFonts w:hint="eastAsia"/>
          <w:szCs w:val="24"/>
        </w:rPr>
        <w:t>实时监测</w:t>
      </w:r>
      <w:r w:rsidR="006B2A0B" w:rsidRPr="009E7D68">
        <w:rPr>
          <w:rFonts w:hint="eastAsia"/>
          <w:szCs w:val="24"/>
        </w:rPr>
        <w:t>模块所测量的数据并处理计算</w:t>
      </w:r>
      <w:r w:rsidR="00E34388" w:rsidRPr="009E7D68">
        <w:rPr>
          <w:rFonts w:hint="eastAsia"/>
          <w:szCs w:val="24"/>
        </w:rPr>
        <w:t>，得到</w:t>
      </w:r>
      <w:r w:rsidR="00E34388" w:rsidRPr="009E7D68">
        <w:rPr>
          <w:szCs w:val="24"/>
        </w:rPr>
        <w:t>考核指标参数随时间的变化关系</w:t>
      </w:r>
      <w:r w:rsidR="006B2A0B" w:rsidRPr="009E7D68">
        <w:rPr>
          <w:rFonts w:hint="eastAsia"/>
          <w:szCs w:val="24"/>
        </w:rPr>
        <w:t>，</w:t>
      </w:r>
    </w:p>
    <w:p w14:paraId="57A6D29A" w14:textId="074000F8" w:rsidR="00CC19D9" w:rsidRPr="009E7D68" w:rsidRDefault="00E34388" w:rsidP="00CC19D9">
      <w:pPr>
        <w:pStyle w:val="a3"/>
        <w:adjustRightInd w:val="0"/>
        <w:snapToGrid w:val="0"/>
        <w:spacing w:line="360" w:lineRule="auto"/>
        <w:ind w:left="408" w:firstLine="0"/>
        <w:rPr>
          <w:szCs w:val="24"/>
        </w:rPr>
      </w:pPr>
      <w:r w:rsidRPr="009E7D68">
        <w:rPr>
          <w:rFonts w:hint="eastAsia"/>
          <w:szCs w:val="24"/>
        </w:rPr>
        <w:t>输出模块：与控制模块相连，用于</w:t>
      </w:r>
      <w:r w:rsidR="006B2A0B" w:rsidRPr="009E7D68">
        <w:rPr>
          <w:rFonts w:hint="eastAsia"/>
          <w:szCs w:val="24"/>
        </w:rPr>
        <w:t>输出</w:t>
      </w:r>
      <w:r w:rsidRPr="009E7D68">
        <w:rPr>
          <w:rFonts w:hint="eastAsia"/>
          <w:szCs w:val="24"/>
        </w:rPr>
        <w:t>控制模块得到</w:t>
      </w:r>
      <w:r w:rsidR="006B2A0B" w:rsidRPr="009E7D68">
        <w:rPr>
          <w:szCs w:val="24"/>
        </w:rPr>
        <w:t>考核指标参数随时间的变化关系</w:t>
      </w:r>
      <w:r w:rsidR="006B2A0B" w:rsidRPr="009E7D68">
        <w:rPr>
          <w:rFonts w:hint="eastAsia"/>
          <w:szCs w:val="24"/>
        </w:rPr>
        <w:t>。</w:t>
      </w:r>
    </w:p>
    <w:p w14:paraId="23AA1DBF" w14:textId="77777777" w:rsidR="00E83B2F" w:rsidRPr="009E7D68" w:rsidRDefault="00E83B2F" w:rsidP="00333EAA">
      <w:pPr>
        <w:pStyle w:val="a3"/>
        <w:adjustRightInd w:val="0"/>
        <w:snapToGrid w:val="0"/>
        <w:spacing w:line="360" w:lineRule="auto"/>
        <w:ind w:firstLine="0"/>
        <w:rPr>
          <w:szCs w:val="24"/>
        </w:rPr>
      </w:pPr>
    </w:p>
    <w:p w14:paraId="5043FB55" w14:textId="77777777" w:rsidR="00E83B2F" w:rsidRPr="009E7D68" w:rsidRDefault="00E83B2F" w:rsidP="00333EAA">
      <w:pPr>
        <w:pStyle w:val="a3"/>
        <w:adjustRightInd w:val="0"/>
        <w:snapToGrid w:val="0"/>
        <w:spacing w:line="360" w:lineRule="auto"/>
        <w:ind w:firstLine="0"/>
        <w:rPr>
          <w:szCs w:val="24"/>
        </w:rPr>
      </w:pPr>
    </w:p>
    <w:p w14:paraId="5B0DC8A4" w14:textId="77777777" w:rsidR="00E83B2F" w:rsidRPr="009E7D68" w:rsidRDefault="00E83B2F" w:rsidP="00333EAA">
      <w:pPr>
        <w:pStyle w:val="a3"/>
        <w:adjustRightInd w:val="0"/>
        <w:snapToGrid w:val="0"/>
        <w:spacing w:line="360" w:lineRule="auto"/>
        <w:ind w:firstLine="0"/>
        <w:rPr>
          <w:szCs w:val="24"/>
        </w:rPr>
      </w:pPr>
    </w:p>
    <w:p w14:paraId="3AD71079" w14:textId="77777777" w:rsidR="00E83B2F" w:rsidRPr="009E7D68" w:rsidRDefault="00E83B2F" w:rsidP="00333EAA">
      <w:pPr>
        <w:pStyle w:val="a3"/>
        <w:adjustRightInd w:val="0"/>
        <w:snapToGrid w:val="0"/>
        <w:spacing w:line="360" w:lineRule="auto"/>
        <w:ind w:firstLine="0"/>
        <w:rPr>
          <w:szCs w:val="24"/>
        </w:rPr>
      </w:pPr>
    </w:p>
    <w:p w14:paraId="679FC414" w14:textId="77777777" w:rsidR="00DD75B5" w:rsidRPr="009E7D68" w:rsidRDefault="00DD75B5" w:rsidP="002112CA">
      <w:pPr>
        <w:pStyle w:val="a3"/>
        <w:tabs>
          <w:tab w:val="left" w:pos="420"/>
          <w:tab w:val="left" w:pos="525"/>
        </w:tabs>
        <w:adjustRightInd w:val="0"/>
        <w:snapToGrid w:val="0"/>
        <w:spacing w:line="360" w:lineRule="auto"/>
        <w:ind w:firstLine="0"/>
        <w:rPr>
          <w:szCs w:val="24"/>
        </w:rPr>
      </w:pPr>
    </w:p>
    <w:p w14:paraId="77321019" w14:textId="77777777" w:rsidR="00652432" w:rsidRPr="009E7D68" w:rsidRDefault="00652432" w:rsidP="007278AE">
      <w:pPr>
        <w:pStyle w:val="a3"/>
        <w:adjustRightInd w:val="0"/>
        <w:snapToGrid w:val="0"/>
        <w:spacing w:line="360" w:lineRule="auto"/>
        <w:ind w:left="360" w:hangingChars="150" w:hanging="360"/>
        <w:rPr>
          <w:szCs w:val="24"/>
        </w:rPr>
        <w:sectPr w:rsidR="00652432" w:rsidRPr="009E7D68" w:rsidSect="00674833">
          <w:headerReference w:type="default" r:id="rId13"/>
          <w:footerReference w:type="default" r:id="rId14"/>
          <w:headerReference w:type="first" r:id="rId15"/>
          <w:footerReference w:type="first" r:id="rId16"/>
          <w:pgSz w:w="11906" w:h="16838" w:code="9"/>
          <w:pgMar w:top="1712" w:right="851" w:bottom="851" w:left="1418" w:header="851" w:footer="113" w:gutter="0"/>
          <w:pgNumType w:start="1"/>
          <w:cols w:space="425"/>
          <w:titlePg/>
          <w:docGrid w:type="lines" w:linePitch="312"/>
        </w:sectPr>
      </w:pPr>
    </w:p>
    <w:p w14:paraId="56A0914E" w14:textId="1787D7E8" w:rsidR="0094683F" w:rsidRPr="009E7D68" w:rsidRDefault="00DB45BD" w:rsidP="007278AE">
      <w:pPr>
        <w:pStyle w:val="a3"/>
        <w:adjustRightInd w:val="0"/>
        <w:snapToGrid w:val="0"/>
        <w:spacing w:line="360" w:lineRule="auto"/>
        <w:ind w:firstLine="0"/>
        <w:jc w:val="center"/>
        <w:rPr>
          <w:b/>
          <w:szCs w:val="24"/>
        </w:rPr>
      </w:pPr>
      <w:r w:rsidRPr="009E7D68">
        <w:rPr>
          <w:b/>
          <w:szCs w:val="24"/>
        </w:rPr>
        <w:lastRenderedPageBreak/>
        <w:t>一种</w:t>
      </w:r>
      <w:bookmarkStart w:id="60" w:name="OLE_LINK1"/>
      <w:r w:rsidRPr="009E7D68">
        <w:rPr>
          <w:b/>
          <w:szCs w:val="24"/>
        </w:rPr>
        <w:t>深海养殖</w:t>
      </w:r>
      <w:r w:rsidR="00212BF5" w:rsidRPr="009E7D68">
        <w:rPr>
          <w:b/>
          <w:szCs w:val="24"/>
        </w:rPr>
        <w:t>动态综合监测管理方法及系统</w:t>
      </w:r>
    </w:p>
    <w:bookmarkEnd w:id="60"/>
    <w:p w14:paraId="68F351D9" w14:textId="77777777" w:rsidR="0094683F" w:rsidRPr="009E7D68" w:rsidRDefault="0094683F" w:rsidP="007278AE">
      <w:pPr>
        <w:pStyle w:val="a3"/>
        <w:adjustRightInd w:val="0"/>
        <w:snapToGrid w:val="0"/>
        <w:spacing w:line="360" w:lineRule="auto"/>
        <w:ind w:firstLine="0"/>
        <w:rPr>
          <w:szCs w:val="24"/>
        </w:rPr>
      </w:pPr>
    </w:p>
    <w:p w14:paraId="5997DCFA" w14:textId="77777777" w:rsidR="0094683F" w:rsidRPr="009E7D68" w:rsidRDefault="0094683F" w:rsidP="007278AE">
      <w:pPr>
        <w:pStyle w:val="a3"/>
        <w:adjustRightInd w:val="0"/>
        <w:snapToGrid w:val="0"/>
        <w:spacing w:line="360" w:lineRule="auto"/>
        <w:ind w:firstLine="0"/>
        <w:rPr>
          <w:b/>
          <w:szCs w:val="24"/>
        </w:rPr>
      </w:pPr>
      <w:r w:rsidRPr="009E7D68">
        <w:rPr>
          <w:b/>
          <w:szCs w:val="24"/>
        </w:rPr>
        <w:t>技术领域</w:t>
      </w:r>
    </w:p>
    <w:p w14:paraId="32055948" w14:textId="51EB9AD4" w:rsidR="0094683F" w:rsidRPr="009E7D68" w:rsidRDefault="0094683F" w:rsidP="007278AE">
      <w:pPr>
        <w:pStyle w:val="a3"/>
        <w:adjustRightInd w:val="0"/>
        <w:snapToGrid w:val="0"/>
        <w:spacing w:line="360" w:lineRule="auto"/>
        <w:ind w:firstLineChars="200" w:firstLine="480"/>
        <w:rPr>
          <w:snapToGrid w:val="0"/>
          <w:kern w:val="0"/>
          <w:szCs w:val="24"/>
        </w:rPr>
      </w:pPr>
      <w:r w:rsidRPr="009E7D68">
        <w:rPr>
          <w:snapToGrid w:val="0"/>
          <w:kern w:val="0"/>
          <w:szCs w:val="24"/>
        </w:rPr>
        <w:t>本</w:t>
      </w:r>
      <w:r w:rsidR="000B3608" w:rsidRPr="009E7D68">
        <w:rPr>
          <w:snapToGrid w:val="0"/>
          <w:kern w:val="0"/>
          <w:szCs w:val="24"/>
        </w:rPr>
        <w:t>发明</w:t>
      </w:r>
      <w:r w:rsidRPr="009E7D68">
        <w:rPr>
          <w:snapToGrid w:val="0"/>
          <w:kern w:val="0"/>
          <w:szCs w:val="24"/>
        </w:rPr>
        <w:t>涉及</w:t>
      </w:r>
      <w:r w:rsidR="00DB45BD" w:rsidRPr="009E7D68">
        <w:rPr>
          <w:snapToGrid w:val="0"/>
          <w:kern w:val="0"/>
          <w:szCs w:val="24"/>
        </w:rPr>
        <w:t>水产养殖管理领域</w:t>
      </w:r>
      <w:r w:rsidRPr="009E7D68">
        <w:rPr>
          <w:snapToGrid w:val="0"/>
          <w:kern w:val="0"/>
          <w:szCs w:val="24"/>
        </w:rPr>
        <w:t>，特别是涉及</w:t>
      </w:r>
      <w:r w:rsidR="00212BF5" w:rsidRPr="009E7D68">
        <w:rPr>
          <w:snapToGrid w:val="0"/>
          <w:kern w:val="0"/>
          <w:szCs w:val="24"/>
        </w:rPr>
        <w:t>一种深海养殖动态综合监测管理方法及系统</w:t>
      </w:r>
      <w:r w:rsidRPr="009E7D68">
        <w:rPr>
          <w:snapToGrid w:val="0"/>
          <w:kern w:val="0"/>
          <w:szCs w:val="24"/>
        </w:rPr>
        <w:t>。</w:t>
      </w:r>
    </w:p>
    <w:p w14:paraId="123EFFAB" w14:textId="77777777" w:rsidR="0094683F" w:rsidRPr="009E7D68" w:rsidRDefault="0094683F" w:rsidP="007278AE">
      <w:pPr>
        <w:pStyle w:val="a3"/>
        <w:adjustRightInd w:val="0"/>
        <w:snapToGrid w:val="0"/>
        <w:spacing w:line="360" w:lineRule="auto"/>
        <w:ind w:firstLineChars="200" w:firstLine="480"/>
        <w:rPr>
          <w:szCs w:val="24"/>
        </w:rPr>
      </w:pPr>
    </w:p>
    <w:p w14:paraId="15E2F4CD" w14:textId="77777777" w:rsidR="00056279" w:rsidRPr="009E7D68" w:rsidRDefault="0094683F" w:rsidP="007278AE">
      <w:pPr>
        <w:pStyle w:val="a3"/>
        <w:adjustRightInd w:val="0"/>
        <w:snapToGrid w:val="0"/>
        <w:spacing w:line="360" w:lineRule="auto"/>
        <w:ind w:firstLine="0"/>
        <w:rPr>
          <w:b/>
          <w:szCs w:val="24"/>
        </w:rPr>
      </w:pPr>
      <w:r w:rsidRPr="009E7D68">
        <w:rPr>
          <w:b/>
          <w:szCs w:val="24"/>
        </w:rPr>
        <w:t>背景技术</w:t>
      </w:r>
    </w:p>
    <w:p w14:paraId="26280E01" w14:textId="77777777" w:rsidR="00DB45BD" w:rsidRPr="009E7D68" w:rsidRDefault="00DB45BD" w:rsidP="00DB45BD">
      <w:pPr>
        <w:pStyle w:val="a3"/>
        <w:adjustRightInd w:val="0"/>
        <w:snapToGrid w:val="0"/>
        <w:spacing w:line="360" w:lineRule="auto"/>
        <w:ind w:firstLineChars="200" w:firstLine="480"/>
        <w:rPr>
          <w:snapToGrid w:val="0"/>
          <w:kern w:val="0"/>
          <w:szCs w:val="24"/>
        </w:rPr>
      </w:pPr>
      <w:r w:rsidRPr="009E7D68">
        <w:rPr>
          <w:snapToGrid w:val="0"/>
          <w:kern w:val="0"/>
          <w:szCs w:val="24"/>
        </w:rPr>
        <w:t>深海水产养殖是满足全球海产品需求的重要手段，相较于沿海养殖，其高水交换率和开放水域环境可减少水质污染和疾病传播。然而，深海养殖面临独特挑战，包括强洋流、温度波动、基础设施耐久性以及营养物质和废物的管理。金鲳鱼作为一种高经济价值的暖水鱼种，适宜生长温度为</w:t>
      </w:r>
      <w:r w:rsidRPr="009E7D68">
        <w:rPr>
          <w:snapToGrid w:val="0"/>
          <w:kern w:val="0"/>
          <w:szCs w:val="24"/>
        </w:rPr>
        <w:t>22°C</w:t>
      </w:r>
      <w:r w:rsidRPr="009E7D68">
        <w:rPr>
          <w:snapToGrid w:val="0"/>
          <w:kern w:val="0"/>
          <w:szCs w:val="24"/>
        </w:rPr>
        <w:t>至</w:t>
      </w:r>
      <w:r w:rsidRPr="009E7D68">
        <w:rPr>
          <w:snapToGrid w:val="0"/>
          <w:kern w:val="0"/>
          <w:szCs w:val="24"/>
        </w:rPr>
        <w:t>28°C</w:t>
      </w:r>
      <w:r w:rsidRPr="009E7D68">
        <w:rPr>
          <w:snapToGrid w:val="0"/>
          <w:kern w:val="0"/>
          <w:szCs w:val="24"/>
        </w:rPr>
        <w:t>，需在</w:t>
      </w:r>
      <w:r w:rsidRPr="009E7D68">
        <w:rPr>
          <w:snapToGrid w:val="0"/>
          <w:kern w:val="0"/>
          <w:szCs w:val="24"/>
        </w:rPr>
        <w:t>3-4</w:t>
      </w:r>
      <w:r w:rsidRPr="009E7D68">
        <w:rPr>
          <w:snapToGrid w:val="0"/>
          <w:kern w:val="0"/>
          <w:szCs w:val="24"/>
        </w:rPr>
        <w:t>个月内达到</w:t>
      </w:r>
      <w:r w:rsidRPr="009E7D68">
        <w:rPr>
          <w:snapToGrid w:val="0"/>
          <w:kern w:val="0"/>
          <w:szCs w:val="24"/>
        </w:rPr>
        <w:t>500</w:t>
      </w:r>
      <w:r w:rsidRPr="009E7D68">
        <w:rPr>
          <w:snapToGrid w:val="0"/>
          <w:kern w:val="0"/>
          <w:szCs w:val="24"/>
        </w:rPr>
        <w:t>克左右的市场规格，最大可达</w:t>
      </w:r>
      <w:r w:rsidRPr="009E7D68">
        <w:rPr>
          <w:snapToGrid w:val="0"/>
          <w:kern w:val="0"/>
          <w:szCs w:val="24"/>
        </w:rPr>
        <w:t>1</w:t>
      </w:r>
      <w:r w:rsidRPr="009E7D68">
        <w:rPr>
          <w:snapToGrid w:val="0"/>
          <w:kern w:val="0"/>
          <w:szCs w:val="24"/>
        </w:rPr>
        <w:t>千克，但养殖周期通常不超过两年以控制成本。</w:t>
      </w:r>
    </w:p>
    <w:p w14:paraId="1422D93B" w14:textId="77777777" w:rsidR="00331E79" w:rsidRPr="009E7D68" w:rsidRDefault="00DB45BD" w:rsidP="00DB45BD">
      <w:pPr>
        <w:pStyle w:val="a3"/>
        <w:adjustRightInd w:val="0"/>
        <w:snapToGrid w:val="0"/>
        <w:spacing w:line="360" w:lineRule="auto"/>
        <w:ind w:firstLineChars="200" w:firstLine="480"/>
        <w:rPr>
          <w:snapToGrid w:val="0"/>
          <w:kern w:val="0"/>
          <w:szCs w:val="24"/>
        </w:rPr>
      </w:pPr>
      <w:r w:rsidRPr="009E7D68">
        <w:rPr>
          <w:snapToGrid w:val="0"/>
          <w:kern w:val="0"/>
          <w:szCs w:val="24"/>
        </w:rPr>
        <w:t>现有水产养殖模型多针对浅水或池塘系统，较少考虑深海环境的高水交换率和复杂生态交互。例如，</w:t>
      </w:r>
      <w:proofErr w:type="gramStart"/>
      <w:r w:rsidRPr="009E7D68">
        <w:rPr>
          <w:snapToGrid w:val="0"/>
          <w:kern w:val="0"/>
          <w:szCs w:val="24"/>
        </w:rPr>
        <w:t>逻辑斯</w:t>
      </w:r>
      <w:proofErr w:type="gramEnd"/>
      <w:r w:rsidRPr="009E7D68">
        <w:rPr>
          <w:snapToGrid w:val="0"/>
          <w:kern w:val="0"/>
          <w:szCs w:val="24"/>
        </w:rPr>
        <w:t>蒂模型常用于模拟鱼类生长，但未充分整合环境因素如溶解氧、叶绿素和营养物质动态。此外，传统模型缺乏对总氮（</w:t>
      </w:r>
      <w:r w:rsidRPr="009E7D68">
        <w:rPr>
          <w:snapToGrid w:val="0"/>
          <w:kern w:val="0"/>
          <w:szCs w:val="24"/>
        </w:rPr>
        <w:t>TN</w:t>
      </w:r>
      <w:r w:rsidRPr="009E7D68">
        <w:rPr>
          <w:snapToGrid w:val="0"/>
          <w:kern w:val="0"/>
          <w:szCs w:val="24"/>
        </w:rPr>
        <w:t>）和总磷（</w:t>
      </w:r>
      <w:r w:rsidRPr="009E7D68">
        <w:rPr>
          <w:snapToGrid w:val="0"/>
          <w:kern w:val="0"/>
          <w:szCs w:val="24"/>
        </w:rPr>
        <w:t>TP</w:t>
      </w:r>
      <w:r w:rsidRPr="009E7D68">
        <w:rPr>
          <w:snapToGrid w:val="0"/>
          <w:kern w:val="0"/>
          <w:szCs w:val="24"/>
        </w:rPr>
        <w:t>）排放的累积评估，难以满足深海养殖的可持续发展需求。</w:t>
      </w:r>
    </w:p>
    <w:p w14:paraId="3ED6205C" w14:textId="24FB8786" w:rsidR="00056279" w:rsidRPr="009E7D68" w:rsidRDefault="00DB45BD" w:rsidP="00DB45BD">
      <w:pPr>
        <w:pStyle w:val="a3"/>
        <w:adjustRightInd w:val="0"/>
        <w:snapToGrid w:val="0"/>
        <w:spacing w:line="360" w:lineRule="auto"/>
        <w:ind w:firstLineChars="200" w:firstLine="480"/>
        <w:rPr>
          <w:snapToGrid w:val="0"/>
          <w:kern w:val="0"/>
          <w:szCs w:val="24"/>
        </w:rPr>
      </w:pPr>
      <w:r w:rsidRPr="009E7D68">
        <w:rPr>
          <w:snapToGrid w:val="0"/>
          <w:kern w:val="0"/>
          <w:szCs w:val="24"/>
        </w:rPr>
        <w:t>因此，亟需一种综合模型，整合鱼类生长、种群动态、水质监测和环境影响评估，优化</w:t>
      </w:r>
      <w:proofErr w:type="gramStart"/>
      <w:r w:rsidRPr="009E7D68">
        <w:rPr>
          <w:snapToGrid w:val="0"/>
          <w:kern w:val="0"/>
          <w:szCs w:val="24"/>
        </w:rPr>
        <w:t>深海金</w:t>
      </w:r>
      <w:proofErr w:type="gramEnd"/>
      <w:r w:rsidRPr="009E7D68">
        <w:rPr>
          <w:snapToGrid w:val="0"/>
          <w:kern w:val="0"/>
          <w:szCs w:val="24"/>
        </w:rPr>
        <w:t>鲳鱼养殖管理</w:t>
      </w:r>
      <w:r w:rsidR="00212BF5" w:rsidRPr="009E7D68">
        <w:rPr>
          <w:snapToGrid w:val="0"/>
          <w:kern w:val="0"/>
          <w:szCs w:val="24"/>
        </w:rPr>
        <w:t>方法。</w:t>
      </w:r>
    </w:p>
    <w:p w14:paraId="2862FFC1" w14:textId="77777777" w:rsidR="00A570DD" w:rsidRPr="009E7D68" w:rsidRDefault="00A570DD" w:rsidP="00056279">
      <w:pPr>
        <w:pStyle w:val="a3"/>
        <w:adjustRightInd w:val="0"/>
        <w:snapToGrid w:val="0"/>
        <w:spacing w:line="360" w:lineRule="auto"/>
        <w:ind w:firstLineChars="200" w:firstLine="480"/>
        <w:rPr>
          <w:snapToGrid w:val="0"/>
          <w:kern w:val="0"/>
          <w:szCs w:val="24"/>
        </w:rPr>
      </w:pPr>
    </w:p>
    <w:p w14:paraId="78FA56E4" w14:textId="77777777" w:rsidR="0094683F" w:rsidRPr="009E7D68" w:rsidRDefault="003137B9" w:rsidP="007278AE">
      <w:pPr>
        <w:pStyle w:val="a3"/>
        <w:adjustRightInd w:val="0"/>
        <w:snapToGrid w:val="0"/>
        <w:spacing w:line="360" w:lineRule="auto"/>
        <w:ind w:firstLine="0"/>
        <w:rPr>
          <w:b/>
          <w:szCs w:val="24"/>
        </w:rPr>
      </w:pPr>
      <w:r w:rsidRPr="009E7D68">
        <w:rPr>
          <w:b/>
          <w:szCs w:val="24"/>
        </w:rPr>
        <w:t>发明</w:t>
      </w:r>
      <w:r w:rsidR="0094683F" w:rsidRPr="009E7D68">
        <w:rPr>
          <w:b/>
          <w:szCs w:val="24"/>
        </w:rPr>
        <w:t>内容</w:t>
      </w:r>
    </w:p>
    <w:p w14:paraId="401F6F7B" w14:textId="77777777" w:rsidR="009812D7" w:rsidRPr="009E7D68" w:rsidRDefault="0094683F" w:rsidP="009812D7">
      <w:pPr>
        <w:pStyle w:val="a3"/>
        <w:adjustRightInd w:val="0"/>
        <w:snapToGrid w:val="0"/>
        <w:spacing w:line="360" w:lineRule="auto"/>
        <w:ind w:firstLineChars="200" w:firstLine="480"/>
        <w:rPr>
          <w:snapToGrid w:val="0"/>
          <w:kern w:val="0"/>
          <w:szCs w:val="24"/>
        </w:rPr>
      </w:pPr>
      <w:r w:rsidRPr="009E7D68">
        <w:rPr>
          <w:snapToGrid w:val="0"/>
          <w:kern w:val="0"/>
          <w:szCs w:val="24"/>
        </w:rPr>
        <w:t>鉴于以上所述现有技术的缺点，本</w:t>
      </w:r>
      <w:r w:rsidR="000B3608" w:rsidRPr="009E7D68">
        <w:rPr>
          <w:snapToGrid w:val="0"/>
          <w:kern w:val="0"/>
          <w:szCs w:val="24"/>
        </w:rPr>
        <w:t>发明</w:t>
      </w:r>
      <w:r w:rsidRPr="009E7D68">
        <w:rPr>
          <w:snapToGrid w:val="0"/>
          <w:kern w:val="0"/>
          <w:szCs w:val="24"/>
        </w:rPr>
        <w:t>的目的在于提供一种</w:t>
      </w:r>
      <w:r w:rsidR="00212BF5" w:rsidRPr="009E7D68">
        <w:rPr>
          <w:snapToGrid w:val="0"/>
          <w:kern w:val="0"/>
          <w:szCs w:val="24"/>
        </w:rPr>
        <w:t>深海养殖动态综合监测管理方法及系统，</w:t>
      </w:r>
      <w:r w:rsidR="00BC238C" w:rsidRPr="009E7D68">
        <w:rPr>
          <w:rFonts w:hint="eastAsia"/>
          <w:snapToGrid w:val="0"/>
          <w:kern w:val="0"/>
          <w:szCs w:val="24"/>
        </w:rPr>
        <w:t>能够</w:t>
      </w:r>
      <w:r w:rsidR="00BC238C" w:rsidRPr="009E7D68">
        <w:rPr>
          <w:snapToGrid w:val="0"/>
          <w:kern w:val="0"/>
          <w:szCs w:val="24"/>
        </w:rPr>
        <w:t>整合鱼类生长、种群动态、水质监测和环境影响评估</w:t>
      </w:r>
      <w:r w:rsidR="00BC238C" w:rsidRPr="009E7D68">
        <w:rPr>
          <w:rFonts w:hint="eastAsia"/>
          <w:snapToGrid w:val="0"/>
          <w:kern w:val="0"/>
          <w:szCs w:val="24"/>
        </w:rPr>
        <w:t>等因素，实现</w:t>
      </w:r>
      <w:r w:rsidR="00BC238C" w:rsidRPr="009E7D68">
        <w:rPr>
          <w:snapToGrid w:val="0"/>
          <w:kern w:val="0"/>
          <w:szCs w:val="24"/>
        </w:rPr>
        <w:t>动态综合监测</w:t>
      </w:r>
      <w:r w:rsidR="00BC238C" w:rsidRPr="009E7D68">
        <w:rPr>
          <w:rFonts w:hint="eastAsia"/>
          <w:snapToGrid w:val="0"/>
          <w:kern w:val="0"/>
          <w:szCs w:val="24"/>
        </w:rPr>
        <w:t>，优化养殖管理</w:t>
      </w:r>
      <w:r w:rsidR="00B7637C" w:rsidRPr="009E7D68">
        <w:rPr>
          <w:snapToGrid w:val="0"/>
          <w:kern w:val="0"/>
          <w:szCs w:val="24"/>
        </w:rPr>
        <w:t>。</w:t>
      </w:r>
    </w:p>
    <w:p w14:paraId="2A7B0DA5" w14:textId="77777777" w:rsidR="00082332" w:rsidRPr="009E7D68" w:rsidRDefault="00082332" w:rsidP="00082332">
      <w:pPr>
        <w:pStyle w:val="a3"/>
        <w:adjustRightInd w:val="0"/>
        <w:snapToGrid w:val="0"/>
        <w:spacing w:line="360" w:lineRule="auto"/>
        <w:ind w:firstLineChars="300" w:firstLine="720"/>
        <w:rPr>
          <w:szCs w:val="24"/>
        </w:rPr>
      </w:pPr>
      <w:r w:rsidRPr="009E7D68">
        <w:rPr>
          <w:snapToGrid w:val="0"/>
          <w:kern w:val="0"/>
          <w:szCs w:val="24"/>
        </w:rPr>
        <w:t>为实现上述目的，本发明提供</w:t>
      </w:r>
      <w:r w:rsidRPr="009E7D68">
        <w:rPr>
          <w:szCs w:val="24"/>
        </w:rPr>
        <w:t>一种</w:t>
      </w:r>
      <w:bookmarkStart w:id="61" w:name="_Hlk215669562"/>
      <w:r w:rsidRPr="009E7D68">
        <w:rPr>
          <w:szCs w:val="24"/>
        </w:rPr>
        <w:t>深海养殖动态综合监测管理方法，包括以下步骤：</w:t>
      </w:r>
    </w:p>
    <w:p w14:paraId="4DC73C39" w14:textId="77777777" w:rsidR="00082332" w:rsidRPr="009E7D68" w:rsidRDefault="00082332" w:rsidP="00082332">
      <w:pPr>
        <w:pStyle w:val="a3"/>
        <w:adjustRightInd w:val="0"/>
        <w:snapToGrid w:val="0"/>
        <w:spacing w:line="360" w:lineRule="auto"/>
        <w:ind w:left="360" w:firstLine="0"/>
        <w:rPr>
          <w:szCs w:val="24"/>
        </w:rPr>
      </w:pPr>
      <w:r w:rsidRPr="009E7D68">
        <w:rPr>
          <w:szCs w:val="24"/>
        </w:rPr>
        <w:t>S1</w:t>
      </w:r>
      <w:r w:rsidRPr="009E7D68">
        <w:rPr>
          <w:szCs w:val="24"/>
        </w:rPr>
        <w:t>、参数确定：</w:t>
      </w:r>
    </w:p>
    <w:p w14:paraId="6F5E22E8" w14:textId="371753E9" w:rsidR="00082332" w:rsidRPr="009E7D68" w:rsidRDefault="00082332" w:rsidP="00082332">
      <w:pPr>
        <w:pStyle w:val="a3"/>
        <w:adjustRightInd w:val="0"/>
        <w:snapToGrid w:val="0"/>
        <w:spacing w:line="360" w:lineRule="auto"/>
        <w:rPr>
          <w:szCs w:val="24"/>
        </w:rPr>
      </w:pPr>
      <w:r w:rsidRPr="009E7D68">
        <w:rPr>
          <w:szCs w:val="24"/>
        </w:rPr>
        <w:t>S</w:t>
      </w:r>
      <w:r w:rsidRPr="009E7D68">
        <w:rPr>
          <w:rFonts w:hint="eastAsia"/>
          <w:szCs w:val="24"/>
        </w:rPr>
        <w:t>1</w:t>
      </w:r>
      <w:r w:rsidRPr="009E7D68">
        <w:rPr>
          <w:szCs w:val="24"/>
        </w:rPr>
        <w:t>1</w:t>
      </w:r>
      <w:r w:rsidRPr="009E7D68">
        <w:rPr>
          <w:szCs w:val="24"/>
        </w:rPr>
        <w:t>、确定</w:t>
      </w:r>
      <w:r w:rsidR="004E0840" w:rsidRPr="009E7D68">
        <w:rPr>
          <w:szCs w:val="24"/>
        </w:rPr>
        <w:t>养殖区域水体相关的自然参数</w:t>
      </w:r>
      <w:r w:rsidRPr="009E7D68">
        <w:rPr>
          <w:szCs w:val="24"/>
        </w:rPr>
        <w:t>，包括温度</w:t>
      </w:r>
      <w:r w:rsidRPr="009E7D68">
        <w:rPr>
          <w:rFonts w:hint="eastAsia"/>
          <w:szCs w:val="24"/>
        </w:rPr>
        <w:t>T</w:t>
      </w:r>
      <w:r w:rsidRPr="009E7D68">
        <w:rPr>
          <w:szCs w:val="24"/>
        </w:rPr>
        <w:t>、藻类生物量</w:t>
      </w:r>
      <m:oMath>
        <m:r>
          <m:rPr>
            <m:nor/>
          </m:rPr>
          <w:rPr>
            <w:rFonts w:ascii="Cambria Math" w:hAnsi="Cambria Math"/>
          </w:rPr>
          <m:t>growth</m:t>
        </m:r>
      </m:oMath>
      <w:r w:rsidRPr="009E7D68">
        <w:rPr>
          <w:rFonts w:hint="eastAsia"/>
          <w:szCs w:val="24"/>
        </w:rPr>
        <w:t>和</w:t>
      </w:r>
      <w:r w:rsidRPr="009E7D68">
        <w:rPr>
          <w:szCs w:val="24"/>
        </w:rPr>
        <w:t>水质参数；</w:t>
      </w:r>
    </w:p>
    <w:p w14:paraId="6AB164BC" w14:textId="77777777" w:rsidR="00912C9D" w:rsidRPr="009E7D68" w:rsidRDefault="00082332" w:rsidP="00912C9D">
      <w:pPr>
        <w:pStyle w:val="a3"/>
        <w:adjustRightInd w:val="0"/>
        <w:snapToGrid w:val="0"/>
        <w:spacing w:line="360" w:lineRule="auto"/>
        <w:rPr>
          <w:szCs w:val="24"/>
        </w:rPr>
      </w:pPr>
      <w:r w:rsidRPr="009E7D68">
        <w:rPr>
          <w:szCs w:val="24"/>
        </w:rPr>
        <w:t>S</w:t>
      </w:r>
      <w:r w:rsidRPr="009E7D68">
        <w:rPr>
          <w:rFonts w:hint="eastAsia"/>
          <w:szCs w:val="24"/>
        </w:rPr>
        <w:t>12</w:t>
      </w:r>
      <w:r w:rsidRPr="009E7D68">
        <w:rPr>
          <w:szCs w:val="24"/>
        </w:rPr>
        <w:t>、确定用于评价养殖</w:t>
      </w:r>
      <w:r w:rsidRPr="009E7D68">
        <w:rPr>
          <w:rFonts w:hint="eastAsia"/>
          <w:szCs w:val="24"/>
        </w:rPr>
        <w:t>状态</w:t>
      </w:r>
      <w:r w:rsidRPr="009E7D68">
        <w:rPr>
          <w:szCs w:val="24"/>
        </w:rPr>
        <w:t>的考核指标参数，包括</w:t>
      </w:r>
      <w:r w:rsidRPr="009E7D68">
        <w:rPr>
          <w:rFonts w:hint="eastAsia"/>
          <w:szCs w:val="24"/>
        </w:rPr>
        <w:t>鱼量指标参数和</w:t>
      </w:r>
      <w:r w:rsidRPr="009E7D68">
        <w:rPr>
          <w:szCs w:val="24"/>
        </w:rPr>
        <w:t>环境</w:t>
      </w:r>
      <w:r w:rsidRPr="009E7D68">
        <w:rPr>
          <w:rFonts w:hint="eastAsia"/>
          <w:szCs w:val="24"/>
        </w:rPr>
        <w:t>指标参数，鱼量指标参数包括</w:t>
      </w:r>
      <w:r w:rsidRPr="009E7D68">
        <w:rPr>
          <w:szCs w:val="24"/>
        </w:rPr>
        <w:tab/>
      </w:r>
      <w:r w:rsidRPr="009E7D68">
        <w:rPr>
          <w:szCs w:val="24"/>
        </w:rPr>
        <w:t>单体鱼体重</w:t>
      </w:r>
      <w:r w:rsidRPr="009E7D68">
        <w:rPr>
          <w:szCs w:val="24"/>
        </w:rPr>
        <w:t>W</w:t>
      </w:r>
      <w:r w:rsidRPr="009E7D68">
        <w:rPr>
          <w:rFonts w:hint="eastAsia"/>
          <w:szCs w:val="24"/>
        </w:rPr>
        <w:t>和</w:t>
      </w:r>
      <w:r w:rsidRPr="009E7D68">
        <w:rPr>
          <w:szCs w:val="24"/>
        </w:rPr>
        <w:t>鱼群数量</w:t>
      </w:r>
      <w:r w:rsidRPr="009E7D68">
        <w:rPr>
          <w:szCs w:val="24"/>
        </w:rPr>
        <w:t>N</w:t>
      </w:r>
      <w:r w:rsidRPr="009E7D68">
        <w:rPr>
          <w:szCs w:val="24"/>
        </w:rPr>
        <w:t>；</w:t>
      </w:r>
    </w:p>
    <w:p w14:paraId="5F04BEB2" w14:textId="7B6EF4C7" w:rsidR="00082332" w:rsidRPr="009E7D68" w:rsidRDefault="00082332" w:rsidP="00912C9D">
      <w:pPr>
        <w:pStyle w:val="a3"/>
        <w:adjustRightInd w:val="0"/>
        <w:snapToGrid w:val="0"/>
        <w:spacing w:line="360" w:lineRule="auto"/>
        <w:rPr>
          <w:szCs w:val="24"/>
        </w:rPr>
      </w:pPr>
      <w:r w:rsidRPr="009E7D68">
        <w:rPr>
          <w:szCs w:val="24"/>
        </w:rPr>
        <w:t>S</w:t>
      </w:r>
      <w:r w:rsidRPr="009E7D68">
        <w:rPr>
          <w:rFonts w:hint="eastAsia"/>
          <w:szCs w:val="24"/>
        </w:rPr>
        <w:t>13</w:t>
      </w:r>
      <w:r w:rsidRPr="009E7D68">
        <w:rPr>
          <w:szCs w:val="24"/>
        </w:rPr>
        <w:t>、确定与养殖相关的管理参数，包括投饵量</w:t>
      </w:r>
      <m:oMath>
        <m:r>
          <m:rPr>
            <m:sty m:val="p"/>
          </m:rPr>
          <w:rPr>
            <w:rFonts w:ascii="Cambria Math" w:hAnsi="Cambria Math"/>
          </w:rPr>
          <m:t>F</m:t>
        </m:r>
      </m:oMath>
      <w:r w:rsidRPr="009E7D68">
        <w:rPr>
          <w:szCs w:val="24"/>
        </w:rPr>
        <w:t>；</w:t>
      </w:r>
    </w:p>
    <w:p w14:paraId="571A9F84" w14:textId="77777777" w:rsidR="00F34695" w:rsidRPr="009E7D68" w:rsidRDefault="00082332" w:rsidP="00F34695">
      <w:pPr>
        <w:pStyle w:val="a3"/>
        <w:adjustRightInd w:val="0"/>
        <w:snapToGrid w:val="0"/>
        <w:spacing w:line="360" w:lineRule="auto"/>
        <w:rPr>
          <w:szCs w:val="24"/>
        </w:rPr>
      </w:pPr>
      <w:r w:rsidRPr="009E7D68">
        <w:rPr>
          <w:szCs w:val="24"/>
        </w:rPr>
        <w:t>S2</w:t>
      </w:r>
      <w:r w:rsidRPr="009E7D68">
        <w:rPr>
          <w:szCs w:val="24"/>
        </w:rPr>
        <w:t>、建立预测模型，包括：</w:t>
      </w:r>
    </w:p>
    <w:p w14:paraId="61A44A82" w14:textId="77777777" w:rsidR="00F34695" w:rsidRPr="009E7D68" w:rsidRDefault="00082332" w:rsidP="00F34695">
      <w:pPr>
        <w:pStyle w:val="a3"/>
        <w:adjustRightInd w:val="0"/>
        <w:snapToGrid w:val="0"/>
        <w:spacing w:line="360" w:lineRule="auto"/>
        <w:rPr>
          <w:szCs w:val="24"/>
        </w:rPr>
      </w:pPr>
      <w:r w:rsidRPr="009E7D68">
        <w:rPr>
          <w:szCs w:val="24"/>
        </w:rPr>
        <w:t>S21</w:t>
      </w:r>
      <w:r w:rsidRPr="009E7D68">
        <w:rPr>
          <w:szCs w:val="24"/>
        </w:rPr>
        <w:t>、建立在养殖周期</w:t>
      </w:r>
      <w:r w:rsidRPr="009E7D68">
        <w:rPr>
          <w:szCs w:val="24"/>
        </w:rPr>
        <w:t>Z</w:t>
      </w:r>
      <w:r w:rsidRPr="009E7D68">
        <w:rPr>
          <w:szCs w:val="24"/>
        </w:rPr>
        <w:t>内温度</w:t>
      </w:r>
      <w:r w:rsidRPr="009E7D68">
        <w:rPr>
          <w:szCs w:val="24"/>
        </w:rPr>
        <w:t>T</w:t>
      </w:r>
      <w:r w:rsidRPr="009E7D68">
        <w:rPr>
          <w:szCs w:val="24"/>
        </w:rPr>
        <w:t>随时间</w:t>
      </w:r>
      <w:r w:rsidRPr="009E7D68">
        <w:rPr>
          <w:szCs w:val="24"/>
        </w:rPr>
        <w:t>t</w:t>
      </w:r>
      <w:r w:rsidRPr="009E7D68">
        <w:rPr>
          <w:szCs w:val="24"/>
        </w:rPr>
        <w:t>的变化关系；</w:t>
      </w:r>
    </w:p>
    <w:p w14:paraId="35AA25A5" w14:textId="7E997ED9" w:rsidR="00082332" w:rsidRPr="009E7D68" w:rsidRDefault="00082332" w:rsidP="00F34695">
      <w:pPr>
        <w:pStyle w:val="a3"/>
        <w:adjustRightInd w:val="0"/>
        <w:snapToGrid w:val="0"/>
        <w:spacing w:line="360" w:lineRule="auto"/>
        <w:rPr>
          <w:szCs w:val="24"/>
        </w:rPr>
      </w:pPr>
      <w:r w:rsidRPr="009E7D68">
        <w:rPr>
          <w:szCs w:val="24"/>
        </w:rPr>
        <w:t>S22</w:t>
      </w:r>
      <w:r w:rsidRPr="009E7D68">
        <w:rPr>
          <w:szCs w:val="24"/>
        </w:rPr>
        <w:t>、建立鱼群数量</w:t>
      </w:r>
      <w:r w:rsidRPr="009E7D68">
        <w:rPr>
          <w:szCs w:val="24"/>
        </w:rPr>
        <w:t>N</w:t>
      </w:r>
      <w:r w:rsidRPr="009E7D68">
        <w:rPr>
          <w:szCs w:val="24"/>
        </w:rPr>
        <w:t>和单体鱼体重</w:t>
      </w:r>
      <w:r w:rsidRPr="009E7D68">
        <w:rPr>
          <w:szCs w:val="24"/>
        </w:rPr>
        <w:t>W</w:t>
      </w:r>
      <w:r w:rsidRPr="009E7D68">
        <w:rPr>
          <w:szCs w:val="24"/>
        </w:rPr>
        <w:t>与温度</w:t>
      </w:r>
      <w:r w:rsidRPr="009E7D68">
        <w:rPr>
          <w:szCs w:val="24"/>
        </w:rPr>
        <w:t>T</w:t>
      </w:r>
      <w:r w:rsidRPr="009E7D68">
        <w:rPr>
          <w:szCs w:val="24"/>
        </w:rPr>
        <w:t>的函数关系，</w:t>
      </w:r>
      <w:proofErr w:type="gramStart"/>
      <w:r w:rsidRPr="009E7D68">
        <w:rPr>
          <w:szCs w:val="24"/>
        </w:rPr>
        <w:t>建立鱼总生物量</w:t>
      </w:r>
      <w:proofErr w:type="gramEnd"/>
      <w:r w:rsidRPr="009E7D68">
        <w:rPr>
          <w:szCs w:val="24"/>
        </w:rPr>
        <w:t>B</w:t>
      </w:r>
      <w:r w:rsidRPr="009E7D68">
        <w:rPr>
          <w:szCs w:val="24"/>
        </w:rPr>
        <w:t>与鱼群</w:t>
      </w:r>
      <w:r w:rsidRPr="009E7D68">
        <w:rPr>
          <w:szCs w:val="24"/>
        </w:rPr>
        <w:lastRenderedPageBreak/>
        <w:t>数量</w:t>
      </w:r>
      <w:r w:rsidRPr="009E7D68">
        <w:rPr>
          <w:szCs w:val="24"/>
        </w:rPr>
        <w:t>N</w:t>
      </w:r>
      <w:r w:rsidRPr="009E7D68">
        <w:rPr>
          <w:szCs w:val="24"/>
        </w:rPr>
        <w:t>和</w:t>
      </w:r>
      <w:r w:rsidRPr="009E7D68">
        <w:rPr>
          <w:szCs w:val="24"/>
        </w:rPr>
        <w:tab/>
      </w:r>
      <w:r w:rsidRPr="009E7D68">
        <w:rPr>
          <w:szCs w:val="24"/>
        </w:rPr>
        <w:t>单体鱼体重</w:t>
      </w:r>
      <w:r w:rsidRPr="009E7D68">
        <w:rPr>
          <w:szCs w:val="24"/>
        </w:rPr>
        <w:t>W</w:t>
      </w:r>
      <w:r w:rsidRPr="009E7D68">
        <w:rPr>
          <w:szCs w:val="24"/>
        </w:rPr>
        <w:t>的函数关系</w:t>
      </w:r>
      <w:r w:rsidRPr="009E7D68">
        <w:rPr>
          <w:szCs w:val="24"/>
        </w:rPr>
        <w:t>B=f</w:t>
      </w:r>
      <w:r w:rsidRPr="009E7D68">
        <w:rPr>
          <w:szCs w:val="24"/>
        </w:rPr>
        <w:t>（</w:t>
      </w:r>
      <w:r w:rsidRPr="009E7D68">
        <w:rPr>
          <w:szCs w:val="24"/>
        </w:rPr>
        <w:t>N</w:t>
      </w:r>
      <w:r w:rsidRPr="009E7D68">
        <w:rPr>
          <w:szCs w:val="24"/>
        </w:rPr>
        <w:t>，</w:t>
      </w:r>
      <w:r w:rsidRPr="009E7D68">
        <w:rPr>
          <w:szCs w:val="24"/>
        </w:rPr>
        <w:t>W</w:t>
      </w:r>
      <w:r w:rsidRPr="009E7D68">
        <w:rPr>
          <w:szCs w:val="24"/>
        </w:rPr>
        <w:t>）</w:t>
      </w:r>
      <w:r w:rsidRPr="009E7D68">
        <w:rPr>
          <w:rFonts w:hint="eastAsia"/>
          <w:szCs w:val="24"/>
        </w:rPr>
        <w:t>，结合</w:t>
      </w:r>
      <w:r w:rsidRPr="009E7D68">
        <w:rPr>
          <w:szCs w:val="24"/>
        </w:rPr>
        <w:t>温度</w:t>
      </w:r>
      <w:r w:rsidRPr="009E7D68">
        <w:rPr>
          <w:szCs w:val="24"/>
        </w:rPr>
        <w:t>T</w:t>
      </w:r>
      <w:r w:rsidRPr="009E7D68">
        <w:rPr>
          <w:szCs w:val="24"/>
        </w:rPr>
        <w:t>与时间</w:t>
      </w:r>
      <w:r w:rsidRPr="009E7D68">
        <w:rPr>
          <w:szCs w:val="24"/>
        </w:rPr>
        <w:t>t</w:t>
      </w:r>
      <w:r w:rsidRPr="009E7D68">
        <w:rPr>
          <w:szCs w:val="24"/>
        </w:rPr>
        <w:t>的关系，得到与时间</w:t>
      </w:r>
      <w:r w:rsidRPr="009E7D68">
        <w:rPr>
          <w:szCs w:val="24"/>
        </w:rPr>
        <w:t>t</w:t>
      </w:r>
      <w:r w:rsidRPr="009E7D68">
        <w:rPr>
          <w:szCs w:val="24"/>
        </w:rPr>
        <w:t>相关的鱼群数量</w:t>
      </w:r>
      <m:oMath>
        <m:r>
          <m:rPr>
            <m:sty m:val="p"/>
          </m:rPr>
          <w:rPr>
            <w:rFonts w:ascii="Cambria Math" w:hAnsi="Cambria Math"/>
          </w:rPr>
          <m:t>N</m:t>
        </m:r>
        <m:d>
          <m:dPr>
            <m:ctrlPr>
              <w:rPr>
                <w:rFonts w:ascii="Cambria Math" w:hAnsi="Cambria Math"/>
              </w:rPr>
            </m:ctrlPr>
          </m:dPr>
          <m:e>
            <m:r>
              <m:rPr>
                <m:sty m:val="p"/>
              </m:rPr>
              <w:rPr>
                <w:rFonts w:ascii="Cambria Math" w:hAnsi="Cambria Math"/>
              </w:rPr>
              <m:t>t</m:t>
            </m:r>
          </m:e>
        </m:d>
      </m:oMath>
      <w:r w:rsidRPr="009E7D68">
        <w:rPr>
          <w:szCs w:val="24"/>
        </w:rPr>
        <w:t>、</w:t>
      </w:r>
      <w:r w:rsidRPr="009E7D68">
        <w:rPr>
          <w:szCs w:val="24"/>
        </w:rPr>
        <w:tab/>
      </w:r>
      <w:r w:rsidRPr="009E7D68">
        <w:rPr>
          <w:szCs w:val="24"/>
        </w:rPr>
        <w:t>单体鱼体重</w:t>
      </w:r>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oMath>
      <w:proofErr w:type="gramStart"/>
      <w:r w:rsidRPr="009E7D68">
        <w:rPr>
          <w:szCs w:val="24"/>
        </w:rPr>
        <w:t>和鱼总生物量</w:t>
      </w:r>
      <w:proofErr w:type="gramEnd"/>
      <m:oMath>
        <m:r>
          <m:rPr>
            <m:sty m:val="p"/>
          </m:rPr>
          <w:rPr>
            <w:rFonts w:ascii="Cambria Math" w:hAnsi="Cambria Math"/>
          </w:rPr>
          <m:t>B</m:t>
        </m:r>
        <m:d>
          <m:dPr>
            <m:ctrlPr>
              <w:rPr>
                <w:rFonts w:ascii="Cambria Math" w:hAnsi="Cambria Math"/>
              </w:rPr>
            </m:ctrlPr>
          </m:dPr>
          <m:e>
            <m:r>
              <m:rPr>
                <m:sty m:val="p"/>
              </m:rPr>
              <w:rPr>
                <w:rFonts w:ascii="Cambria Math" w:hAnsi="Cambria Math"/>
              </w:rPr>
              <m:t>t</m:t>
            </m:r>
          </m:e>
        </m:d>
      </m:oMath>
      <w:r w:rsidRPr="009E7D68">
        <w:rPr>
          <w:szCs w:val="24"/>
        </w:rPr>
        <w:t>；确定投饵量</w:t>
      </w:r>
      <m:oMath>
        <m:r>
          <m:rPr>
            <m:sty m:val="p"/>
          </m:rPr>
          <w:rPr>
            <w:rFonts w:ascii="Cambria Math" w:hAnsi="Cambria Math"/>
          </w:rPr>
          <m:t>F</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nor/>
              </m:rPr>
              <m:t>rate</m:t>
            </m:r>
          </m:sub>
        </m:sSub>
        <m:r>
          <m:rPr>
            <m:sty m:val="p"/>
          </m:rPr>
          <w:rPr>
            <w:rFonts w:ascii="Cambria Math" w:hAnsi="Cambria Math"/>
          </w:rPr>
          <m:t>B</m:t>
        </m:r>
        <m:d>
          <m:dPr>
            <m:ctrlPr>
              <w:rPr>
                <w:rFonts w:ascii="Cambria Math" w:hAnsi="Cambria Math"/>
              </w:rPr>
            </m:ctrlPr>
          </m:dPr>
          <m:e>
            <m:r>
              <m:rPr>
                <m:sty m:val="p"/>
              </m:rPr>
              <w:rPr>
                <w:rFonts w:ascii="Cambria Math" w:hAnsi="Cambria Math"/>
              </w:rPr>
              <m:t>t</m:t>
            </m:r>
          </m:e>
        </m:d>
      </m:oMath>
      <w:r w:rsidRPr="009E7D68">
        <w:rPr>
          <w:rFonts w:hint="eastAsia"/>
        </w:rPr>
        <w:t>，其中</w:t>
      </w:r>
      <w:r w:rsidRPr="009E7D68">
        <w:rPr>
          <w:szCs w:val="24"/>
        </w:rPr>
        <w:t>f</w:t>
      </w:r>
      <w:r w:rsidRPr="009E7D68">
        <w:rPr>
          <w:szCs w:val="24"/>
          <w:vertAlign w:val="subscript"/>
        </w:rPr>
        <w:t>rate</w:t>
      </w:r>
      <w:r w:rsidRPr="009E7D68">
        <w:rPr>
          <w:rFonts w:hint="eastAsia"/>
          <w:szCs w:val="24"/>
        </w:rPr>
        <w:t>为设定的</w:t>
      </w:r>
      <w:r w:rsidRPr="009E7D68">
        <w:rPr>
          <w:szCs w:val="24"/>
        </w:rPr>
        <w:t>投饵率；</w:t>
      </w:r>
    </w:p>
    <w:p w14:paraId="5B72E9CE" w14:textId="77777777" w:rsidR="00082332" w:rsidRPr="009E7D68" w:rsidRDefault="00082332" w:rsidP="00082332">
      <w:pPr>
        <w:pStyle w:val="a3"/>
        <w:adjustRightInd w:val="0"/>
        <w:snapToGrid w:val="0"/>
        <w:spacing w:line="360" w:lineRule="auto"/>
        <w:rPr>
          <w:szCs w:val="24"/>
        </w:rPr>
      </w:pPr>
      <w:r w:rsidRPr="009E7D68">
        <w:rPr>
          <w:szCs w:val="24"/>
        </w:rPr>
        <w:t>S23</w:t>
      </w:r>
      <w:r w:rsidRPr="009E7D68">
        <w:rPr>
          <w:szCs w:val="24"/>
        </w:rPr>
        <w:t>、建立自然参数、管理参数</w:t>
      </w:r>
      <w:r w:rsidRPr="009E7D68">
        <w:rPr>
          <w:rFonts w:hint="eastAsia"/>
          <w:szCs w:val="24"/>
        </w:rPr>
        <w:t>及</w:t>
      </w:r>
      <w:r w:rsidRPr="009E7D68">
        <w:rPr>
          <w:szCs w:val="24"/>
        </w:rPr>
        <w:t>环境</w:t>
      </w:r>
      <w:r w:rsidRPr="009E7D68">
        <w:rPr>
          <w:rFonts w:hint="eastAsia"/>
          <w:szCs w:val="24"/>
        </w:rPr>
        <w:t>指标参数</w:t>
      </w:r>
      <w:r w:rsidRPr="009E7D68">
        <w:rPr>
          <w:szCs w:val="24"/>
        </w:rPr>
        <w:t>之间的函数关系，并</w:t>
      </w:r>
      <w:r w:rsidRPr="009E7D68">
        <w:rPr>
          <w:rFonts w:hint="eastAsia"/>
          <w:szCs w:val="24"/>
        </w:rPr>
        <w:t>得到</w:t>
      </w:r>
      <w:r w:rsidRPr="009E7D68">
        <w:rPr>
          <w:szCs w:val="24"/>
        </w:rPr>
        <w:t>环境</w:t>
      </w:r>
      <w:r w:rsidRPr="009E7D68">
        <w:rPr>
          <w:rFonts w:hint="eastAsia"/>
          <w:szCs w:val="24"/>
        </w:rPr>
        <w:t>指标参数与时间</w:t>
      </w:r>
      <w:r w:rsidRPr="009E7D68">
        <w:rPr>
          <w:szCs w:val="24"/>
        </w:rPr>
        <w:t>t</w:t>
      </w:r>
      <w:r w:rsidRPr="009E7D68">
        <w:rPr>
          <w:rFonts w:hint="eastAsia"/>
          <w:szCs w:val="24"/>
        </w:rPr>
        <w:t>之间</w:t>
      </w:r>
      <w:r w:rsidRPr="009E7D68">
        <w:rPr>
          <w:szCs w:val="24"/>
        </w:rPr>
        <w:t>的函数关系；</w:t>
      </w:r>
    </w:p>
    <w:p w14:paraId="58FE2F83" w14:textId="77777777" w:rsidR="00E61471" w:rsidRPr="009E7D68" w:rsidRDefault="00082332" w:rsidP="00E61471">
      <w:pPr>
        <w:pStyle w:val="a3"/>
        <w:adjustRightInd w:val="0"/>
        <w:snapToGrid w:val="0"/>
        <w:spacing w:line="360" w:lineRule="auto"/>
        <w:rPr>
          <w:szCs w:val="24"/>
        </w:rPr>
      </w:pPr>
      <w:r w:rsidRPr="009E7D68">
        <w:rPr>
          <w:szCs w:val="24"/>
        </w:rPr>
        <w:t>S3</w:t>
      </w:r>
      <w:r w:rsidRPr="009E7D68">
        <w:rPr>
          <w:szCs w:val="24"/>
        </w:rPr>
        <w:t>、实时监测温度和水质参数，并输入到预测模型中；预测模型运算得到考核指标参数随时间的变化关系；</w:t>
      </w:r>
    </w:p>
    <w:p w14:paraId="73DE0D43" w14:textId="14FACFFD" w:rsidR="00082332" w:rsidRPr="009E7D68" w:rsidRDefault="00082332" w:rsidP="00E61471">
      <w:pPr>
        <w:pStyle w:val="a3"/>
        <w:adjustRightInd w:val="0"/>
        <w:snapToGrid w:val="0"/>
        <w:spacing w:line="360" w:lineRule="auto"/>
        <w:rPr>
          <w:szCs w:val="24"/>
        </w:rPr>
      </w:pPr>
      <w:r w:rsidRPr="009E7D68">
        <w:rPr>
          <w:szCs w:val="24"/>
        </w:rPr>
        <w:t>S4</w:t>
      </w:r>
      <w:r w:rsidRPr="009E7D68">
        <w:rPr>
          <w:szCs w:val="24"/>
        </w:rPr>
        <w:t>、基于考核指标参数随时间的变化关系，</w:t>
      </w:r>
      <w:r w:rsidR="00D65861" w:rsidRPr="009E7D68">
        <w:rPr>
          <w:rFonts w:hint="eastAsia"/>
          <w:szCs w:val="24"/>
        </w:rPr>
        <w:t>进行养殖管理，</w:t>
      </w:r>
      <w:r w:rsidRPr="009E7D68">
        <w:rPr>
          <w:szCs w:val="24"/>
        </w:rPr>
        <w:t>调节管理参数</w:t>
      </w:r>
      <w:bookmarkEnd w:id="61"/>
      <w:r w:rsidRPr="009E7D68">
        <w:rPr>
          <w:rFonts w:hint="eastAsia"/>
          <w:szCs w:val="24"/>
        </w:rPr>
        <w:t>。</w:t>
      </w:r>
    </w:p>
    <w:p w14:paraId="28AFCA83" w14:textId="77777777" w:rsidR="00082332" w:rsidRPr="009E7D68" w:rsidRDefault="00082332" w:rsidP="00082332">
      <w:pPr>
        <w:pStyle w:val="a3"/>
        <w:adjustRightInd w:val="0"/>
        <w:snapToGrid w:val="0"/>
        <w:spacing w:line="360" w:lineRule="auto"/>
        <w:ind w:firstLineChars="200" w:firstLine="480"/>
        <w:rPr>
          <w:szCs w:val="24"/>
        </w:rPr>
      </w:pPr>
      <w:r w:rsidRPr="009E7D68">
        <w:rPr>
          <w:szCs w:val="24"/>
        </w:rPr>
        <w:t>进一步地，所述步骤</w:t>
      </w:r>
      <w:r w:rsidRPr="009E7D68">
        <w:rPr>
          <w:szCs w:val="24"/>
        </w:rPr>
        <w:t>S1</w:t>
      </w:r>
      <w:r w:rsidRPr="009E7D68">
        <w:rPr>
          <w:rFonts w:hint="eastAsia"/>
          <w:szCs w:val="24"/>
        </w:rPr>
        <w:t>1</w:t>
      </w:r>
      <w:r w:rsidRPr="009E7D68">
        <w:rPr>
          <w:szCs w:val="24"/>
        </w:rPr>
        <w:t>中，水质参数包括溶解氧浓度、总氮浓度、总磷浓度和叶绿素浓度</w:t>
      </w:r>
      <w:r w:rsidRPr="009E7D68">
        <w:rPr>
          <w:rFonts w:hint="eastAsia"/>
          <w:szCs w:val="24"/>
        </w:rPr>
        <w:t>。</w:t>
      </w:r>
      <w:r w:rsidRPr="009E7D68">
        <w:rPr>
          <w:szCs w:val="24"/>
        </w:rPr>
        <w:t xml:space="preserve"> </w:t>
      </w:r>
    </w:p>
    <w:p w14:paraId="7AF8D123" w14:textId="77777777" w:rsidR="00082332" w:rsidRPr="009E7D68" w:rsidRDefault="00082332" w:rsidP="00082332">
      <w:pPr>
        <w:pStyle w:val="a3"/>
        <w:adjustRightInd w:val="0"/>
        <w:snapToGrid w:val="0"/>
        <w:spacing w:line="360" w:lineRule="auto"/>
        <w:ind w:firstLineChars="200" w:firstLine="480"/>
        <w:rPr>
          <w:szCs w:val="24"/>
        </w:rPr>
      </w:pPr>
      <w:r w:rsidRPr="009E7D68">
        <w:rPr>
          <w:szCs w:val="24"/>
        </w:rPr>
        <w:t>进一步地，所述步骤</w:t>
      </w:r>
      <w:r w:rsidRPr="009E7D68">
        <w:rPr>
          <w:szCs w:val="24"/>
        </w:rPr>
        <w:t>S1</w:t>
      </w:r>
      <w:r w:rsidRPr="009E7D68">
        <w:rPr>
          <w:rFonts w:hint="eastAsia"/>
          <w:szCs w:val="24"/>
        </w:rPr>
        <w:t>3</w:t>
      </w:r>
      <w:r w:rsidRPr="009E7D68">
        <w:rPr>
          <w:szCs w:val="24"/>
        </w:rPr>
        <w:t>中</w:t>
      </w:r>
      <w:r w:rsidRPr="009E7D68">
        <w:rPr>
          <w:rFonts w:hint="eastAsia"/>
          <w:szCs w:val="24"/>
        </w:rPr>
        <w:t>，</w:t>
      </w:r>
      <w:r w:rsidRPr="009E7D68">
        <w:rPr>
          <w:szCs w:val="24"/>
        </w:rPr>
        <w:t>环境影响统计参数包括</w:t>
      </w:r>
      <w:r w:rsidRPr="009E7D68">
        <w:rPr>
          <w:szCs w:val="24"/>
        </w:rPr>
        <w:tab/>
      </w:r>
      <w:bookmarkStart w:id="62" w:name="_Hlk215588294"/>
      <w:r w:rsidRPr="009E7D68">
        <w:rPr>
          <w:szCs w:val="24"/>
        </w:rPr>
        <w:t>养殖区域</w:t>
      </w:r>
      <w:r w:rsidRPr="009E7D68">
        <w:rPr>
          <w:rFonts w:hint="eastAsia"/>
          <w:szCs w:val="24"/>
        </w:rPr>
        <w:t>水体对外输出的</w:t>
      </w:r>
      <w:r w:rsidRPr="009E7D68">
        <w:rPr>
          <w:szCs w:val="24"/>
        </w:rPr>
        <w:t>总氮累积排放量和总磷累积排放量</w:t>
      </w:r>
      <w:bookmarkEnd w:id="62"/>
      <w:r w:rsidRPr="009E7D68">
        <w:rPr>
          <w:rFonts w:hint="eastAsia"/>
          <w:szCs w:val="24"/>
        </w:rPr>
        <w:t>，以及包括部分或者全部的</w:t>
      </w:r>
      <w:r w:rsidRPr="009E7D68">
        <w:rPr>
          <w:szCs w:val="24"/>
        </w:rPr>
        <w:t>水质参数</w:t>
      </w:r>
      <w:r w:rsidRPr="009E7D68">
        <w:rPr>
          <w:rFonts w:hint="eastAsia"/>
          <w:szCs w:val="24"/>
        </w:rPr>
        <w:t>。</w:t>
      </w:r>
    </w:p>
    <w:p w14:paraId="367C2BD8" w14:textId="77777777" w:rsidR="00082332" w:rsidRPr="009E7D68" w:rsidRDefault="00082332" w:rsidP="00082332">
      <w:pPr>
        <w:pStyle w:val="a3"/>
        <w:adjustRightInd w:val="0"/>
        <w:snapToGrid w:val="0"/>
        <w:spacing w:line="360" w:lineRule="auto"/>
        <w:ind w:firstLineChars="200" w:firstLine="480"/>
        <w:rPr>
          <w:szCs w:val="24"/>
        </w:rPr>
      </w:pPr>
      <w:r w:rsidRPr="009E7D68">
        <w:rPr>
          <w:szCs w:val="24"/>
        </w:rPr>
        <w:t>进一步地，所述步骤</w:t>
      </w:r>
      <w:r w:rsidRPr="009E7D68">
        <w:rPr>
          <w:szCs w:val="24"/>
        </w:rPr>
        <w:t>S21</w:t>
      </w:r>
      <w:r w:rsidRPr="009E7D68">
        <w:rPr>
          <w:szCs w:val="24"/>
        </w:rPr>
        <w:t>中，温度</w:t>
      </w:r>
      <w:r w:rsidRPr="009E7D68">
        <w:rPr>
          <w:szCs w:val="24"/>
        </w:rPr>
        <w:t>T</w:t>
      </w:r>
      <w:r w:rsidRPr="009E7D68">
        <w:rPr>
          <w:szCs w:val="24"/>
        </w:rPr>
        <w:t>随时间</w:t>
      </w:r>
      <w:r w:rsidRPr="009E7D68">
        <w:rPr>
          <w:szCs w:val="24"/>
        </w:rPr>
        <w:t>t</w:t>
      </w:r>
      <w:r w:rsidRPr="009E7D68">
        <w:rPr>
          <w:szCs w:val="24"/>
        </w:rPr>
        <w:t>的函数关系为</w:t>
      </w:r>
      <m:oMath>
        <m:r>
          <m:rPr>
            <m:sty m:val="p"/>
          </m:rPr>
          <w:rPr>
            <w:rFonts w:ascii="Cambria Math" w:hAnsi="Cambria Math"/>
          </w:rPr>
          <m:t>T</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num>
                  <m:den>
                    <m:r>
                      <m:rPr>
                        <m:sty m:val="p"/>
                      </m:rPr>
                      <w:rPr>
                        <w:rFonts w:ascii="Cambria Math" w:hAnsi="Cambria Math"/>
                      </w:rPr>
                      <m:t>150</m:t>
                    </m:r>
                  </m:den>
                </m:f>
                <m:d>
                  <m:dPr>
                    <m:ctrlPr>
                      <w:rPr>
                        <w:rFonts w:ascii="Cambria Math" w:hAnsi="Cambria Math"/>
                      </w:rPr>
                    </m:ctrlPr>
                  </m:dPr>
                  <m:e>
                    <m:r>
                      <m:rPr>
                        <m:sty m:val="p"/>
                      </m:rPr>
                      <w:rPr>
                        <w:rFonts w:ascii="Cambria Math" w:hAnsi="Cambria Math"/>
                      </w:rPr>
                      <m:t>t-Z/2</m:t>
                    </m:r>
                  </m:e>
                </m:d>
              </m:e>
            </m:d>
          </m:e>
        </m:func>
      </m:oMath>
      <w:r w:rsidRPr="009E7D68">
        <w:t>，其中，</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oMath>
      <w:r w:rsidRPr="009E7D68">
        <w:t>为设定的基准温度</w:t>
      </w:r>
      <w:r w:rsidRPr="009E7D68">
        <w:rPr>
          <w:rFonts w:hint="eastAsia"/>
        </w:rPr>
        <w:t>，</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oMath>
      <w:r w:rsidRPr="009E7D68">
        <w:rPr>
          <w:rFonts w:hint="eastAsia"/>
        </w:rPr>
        <w:t>为</w:t>
      </w:r>
      <w:r w:rsidRPr="009E7D68">
        <w:t>设定的</w:t>
      </w:r>
      <w:r w:rsidRPr="009E7D68">
        <w:rPr>
          <w:rFonts w:hint="eastAsia"/>
        </w:rPr>
        <w:t>温度变化振幅</w:t>
      </w:r>
      <w:r w:rsidRPr="009E7D68">
        <w:t>，</w:t>
      </w:r>
      <w:r w:rsidRPr="009E7D68">
        <w:rPr>
          <w:szCs w:val="24"/>
        </w:rPr>
        <w:t>Z</w:t>
      </w:r>
      <w:r w:rsidRPr="009E7D68">
        <w:rPr>
          <w:szCs w:val="24"/>
        </w:rPr>
        <w:t>为</w:t>
      </w:r>
      <w:r w:rsidRPr="009E7D68">
        <w:t>设定的</w:t>
      </w:r>
      <w:r w:rsidRPr="009E7D68">
        <w:rPr>
          <w:szCs w:val="24"/>
        </w:rPr>
        <w:t>养殖周期</w:t>
      </w:r>
      <w:r w:rsidRPr="009E7D68">
        <w:rPr>
          <w:rFonts w:hint="eastAsia"/>
          <w:szCs w:val="24"/>
        </w:rPr>
        <w:t>。</w:t>
      </w:r>
    </w:p>
    <w:p w14:paraId="54AAC852" w14:textId="77777777" w:rsidR="00082332" w:rsidRPr="009E7D68" w:rsidRDefault="00082332" w:rsidP="00082332">
      <w:pPr>
        <w:pStyle w:val="a3"/>
        <w:adjustRightInd w:val="0"/>
        <w:snapToGrid w:val="0"/>
        <w:spacing w:line="360" w:lineRule="auto"/>
        <w:ind w:firstLineChars="200" w:firstLine="480"/>
        <w:rPr>
          <w:szCs w:val="24"/>
        </w:rPr>
      </w:pPr>
      <w:r w:rsidRPr="009E7D68">
        <w:rPr>
          <w:szCs w:val="24"/>
        </w:rPr>
        <w:t>进一步地，所述步骤</w:t>
      </w:r>
      <w:r w:rsidRPr="009E7D68">
        <w:rPr>
          <w:szCs w:val="24"/>
        </w:rPr>
        <w:t>S22</w:t>
      </w:r>
      <w:r w:rsidRPr="009E7D68">
        <w:rPr>
          <w:szCs w:val="24"/>
        </w:rPr>
        <w:t>中，鱼群数量</w:t>
      </w:r>
      <w:r w:rsidRPr="009E7D68">
        <w:rPr>
          <w:szCs w:val="24"/>
        </w:rPr>
        <w:t>N</w:t>
      </w:r>
      <w:r w:rsidRPr="009E7D68">
        <w:rPr>
          <w:szCs w:val="24"/>
        </w:rPr>
        <w:t>与温度</w:t>
      </w:r>
      <w:r w:rsidRPr="009E7D68">
        <w:rPr>
          <w:szCs w:val="24"/>
        </w:rPr>
        <w:t>T</w:t>
      </w:r>
      <w:r w:rsidRPr="009E7D68">
        <w:rPr>
          <w:szCs w:val="24"/>
        </w:rPr>
        <w:t>之间的函数关系为：</w:t>
      </w:r>
      <m:oMath>
        <m:f>
          <m:fPr>
            <m:ctrlPr>
              <w:rPr>
                <w:rFonts w:ascii="Cambria Math" w:hAnsi="Cambria Math"/>
              </w:rPr>
            </m:ctrlPr>
          </m:fPr>
          <m:num>
            <m:r>
              <m:rPr>
                <m:sty m:val="p"/>
              </m:rPr>
              <w:rPr>
                <w:rFonts w:ascii="Cambria Math" w:hAnsi="Cambria Math"/>
              </w:rPr>
              <m:t>dN</m:t>
            </m:r>
          </m:num>
          <m:den>
            <m:r>
              <m:rPr>
                <m:sty m:val="p"/>
              </m:rPr>
              <w:rPr>
                <w:rFonts w:ascii="Cambria Math" w:hAnsi="Cambria Math"/>
              </w:rPr>
              <m:t>dt</m:t>
            </m:r>
          </m:den>
        </m:f>
        <m:r>
          <m:rPr>
            <m:sty m:val="p"/>
          </m:rPr>
          <w:rPr>
            <w:rFonts w:ascii="Cambria Math" w:hAnsi="Cambria Math"/>
          </w:rPr>
          <m:t>=-m</m:t>
        </m:r>
        <m:d>
          <m:dPr>
            <m:ctrlPr>
              <w:rPr>
                <w:rFonts w:ascii="Cambria Math" w:hAnsi="Cambria Math"/>
              </w:rPr>
            </m:ctrlPr>
          </m:dPr>
          <m:e>
            <m:r>
              <m:rPr>
                <m:sty m:val="p"/>
              </m:rPr>
              <w:rPr>
                <w:rFonts w:ascii="Cambria Math" w:hAnsi="Cambria Math"/>
              </w:rPr>
              <m:t>T</m:t>
            </m:r>
          </m:e>
        </m:d>
        <m:r>
          <m:rPr>
            <m:sty m:val="p"/>
          </m:rPr>
          <w:rPr>
            <w:rFonts w:ascii="Cambria Math" w:hAnsi="Cambria Math"/>
          </w:rPr>
          <m:t>N,m</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nor/>
                      </m:rPr>
                      <m:t>opt</m:t>
                    </m:r>
                  </m:sub>
                </m:sSub>
              </m:e>
            </m:d>
          </m:e>
          <m:sup>
            <m:r>
              <m:rPr>
                <m:sty m:val="p"/>
              </m:rPr>
              <w:rPr>
                <w:rFonts w:ascii="Cambria Math" w:hAnsi="Cambria Math"/>
              </w:rPr>
              <m:t>2</m:t>
            </m:r>
          </m:sup>
        </m:sSup>
      </m:oMath>
      <w:r w:rsidRPr="009E7D68">
        <w:t>，其中</w:t>
      </w:r>
      <w:r w:rsidRPr="009E7D68">
        <w:rPr>
          <w:rFonts w:hint="eastAsia"/>
        </w:rPr>
        <w:t>，</w:t>
      </w:r>
      <m:oMath>
        <m:r>
          <m:rPr>
            <m:sty m:val="p"/>
          </m:rPr>
          <w:rPr>
            <w:rFonts w:ascii="Cambria Math" w:hAnsi="Cambria Math"/>
          </w:rPr>
          <m:t>m</m:t>
        </m:r>
        <m:d>
          <m:dPr>
            <m:ctrlPr>
              <w:rPr>
                <w:rFonts w:ascii="Cambria Math" w:hAnsi="Cambria Math"/>
              </w:rPr>
            </m:ctrlPr>
          </m:dPr>
          <m:e>
            <m:r>
              <m:rPr>
                <m:sty m:val="p"/>
              </m:rPr>
              <w:rPr>
                <w:rFonts w:ascii="Cambria Math" w:hAnsi="Cambria Math"/>
              </w:rPr>
              <m:t>T</m:t>
            </m:r>
          </m:e>
        </m:d>
      </m:oMath>
      <w:r w:rsidRPr="009E7D68">
        <w:t>为随温度变化的死亡率，</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oMath>
      <w:r w:rsidRPr="009E7D68">
        <w:t>是设定的死亡率温度系数，</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0</m:t>
            </m:r>
          </m:sub>
        </m:sSub>
      </m:oMath>
      <w:r w:rsidRPr="009E7D68">
        <w:t>是设定的基础死亡率，</w:t>
      </w:r>
      <m:oMath>
        <m:sSub>
          <m:sSubPr>
            <m:ctrlPr>
              <w:rPr>
                <w:rFonts w:ascii="Cambria Math" w:hAnsi="Cambria Math"/>
              </w:rPr>
            </m:ctrlPr>
          </m:sSubPr>
          <m:e>
            <m:r>
              <m:rPr>
                <m:sty m:val="p"/>
              </m:rPr>
              <w:rPr>
                <w:rFonts w:ascii="Cambria Math" w:hAnsi="Cambria Math"/>
              </w:rPr>
              <m:t>T</m:t>
            </m:r>
          </m:e>
          <m:sub>
            <m:r>
              <m:rPr>
                <m:nor/>
              </m:rPr>
              <m:t>opt</m:t>
            </m:r>
          </m:sub>
        </m:sSub>
      </m:oMath>
      <w:r w:rsidRPr="009E7D68">
        <w:t>是设定的最佳温度；</w:t>
      </w:r>
      <w:r w:rsidRPr="009E7D68">
        <w:rPr>
          <w:szCs w:val="24"/>
        </w:rPr>
        <w:t>单体鱼体重</w:t>
      </w:r>
      <w:r w:rsidRPr="009E7D68">
        <w:rPr>
          <w:szCs w:val="24"/>
        </w:rPr>
        <w:t>W</w:t>
      </w:r>
      <w:r w:rsidRPr="009E7D68">
        <w:rPr>
          <w:szCs w:val="24"/>
        </w:rPr>
        <w:t>与温度</w:t>
      </w:r>
      <w:r w:rsidRPr="009E7D68">
        <w:rPr>
          <w:szCs w:val="24"/>
        </w:rPr>
        <w:t>T</w:t>
      </w:r>
      <w:r w:rsidRPr="009E7D68">
        <w:rPr>
          <w:szCs w:val="24"/>
        </w:rPr>
        <w:t>之间的函数关系为：</w:t>
      </w:r>
      <m:oMath>
        <m:f>
          <m:fPr>
            <m:ctrlPr>
              <w:rPr>
                <w:rFonts w:ascii="Cambria Math" w:hAnsi="Cambria Math"/>
              </w:rPr>
            </m:ctrlPr>
          </m:fPr>
          <m:num>
            <m:r>
              <m:rPr>
                <m:sty m:val="p"/>
              </m:rPr>
              <w:rPr>
                <w:rFonts w:ascii="Cambria Math" w:hAnsi="Cambria Math"/>
              </w:rPr>
              <m:t>dW</m:t>
            </m:r>
          </m:num>
          <m:den>
            <m:r>
              <m:rPr>
                <m:sty m:val="p"/>
              </m:rPr>
              <w:rPr>
                <w:rFonts w:ascii="Cambria Math" w:hAnsi="Cambria Math"/>
              </w:rPr>
              <m:t>dt</m:t>
            </m:r>
          </m:den>
        </m:f>
        <m:r>
          <m:rPr>
            <m:sty m:val="p"/>
          </m:rPr>
          <w:rPr>
            <w:rFonts w:ascii="Cambria Math" w:hAnsi="Cambria Math"/>
          </w:rPr>
          <m:t>=r</m:t>
        </m:r>
        <m:d>
          <m:dPr>
            <m:ctrlPr>
              <w:rPr>
                <w:rFonts w:ascii="Cambria Math" w:hAnsi="Cambria Math"/>
              </w:rPr>
            </m:ctrlPr>
          </m:dPr>
          <m:e>
            <m:r>
              <m:rPr>
                <m:sty m:val="p"/>
              </m:rPr>
              <w:rPr>
                <w:rFonts w:ascii="Cambria Math" w:hAnsi="Cambria Math"/>
              </w:rPr>
              <m:t>T</m:t>
            </m:r>
          </m:e>
        </m:d>
        <m:r>
          <m:rPr>
            <m:sty m:val="p"/>
          </m:rPr>
          <w:rPr>
            <w:rFonts w:ascii="Cambria Math" w:hAnsi="Cambria Math"/>
          </w:rPr>
          <m:t>W</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W</m:t>
                </m:r>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max</m:t>
                    </m:r>
                  </m:sub>
                </m:sSub>
              </m:den>
            </m:f>
          </m:e>
        </m:d>
      </m:oMath>
      <w:r w:rsidRPr="009E7D68">
        <w:t>，</w:t>
      </w:r>
      <m:oMath>
        <m:r>
          <m:rPr>
            <m:sty m:val="p"/>
          </m:rPr>
          <w:rPr>
            <w:rFonts w:ascii="Cambria Math" w:hAnsi="Cambria Math"/>
          </w:rPr>
          <m:t>r</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max</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-a</m:t>
                </m:r>
                <m:sSup>
                  <m:sSupPr>
                    <m:ctrlPr>
                      <w:rPr>
                        <w:rFonts w:ascii="Cambria Math" w:hAnsi="Cambria Math"/>
                      </w:rPr>
                    </m:ctrlPr>
                  </m:sSupPr>
                  <m:e>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nor/>
                              </m:rPr>
                              <m:t>opt</m:t>
                            </m:r>
                          </m:sub>
                        </m:sSub>
                      </m:e>
                    </m:d>
                  </m:e>
                  <m:sup>
                    <m:r>
                      <m:rPr>
                        <m:sty m:val="p"/>
                      </m:rPr>
                      <w:rPr>
                        <w:rFonts w:ascii="Cambria Math" w:hAnsi="Cambria Math"/>
                      </w:rPr>
                      <m:t>2</m:t>
                    </m:r>
                  </m:sup>
                </m:sSup>
              </m:e>
            </m:d>
          </m:e>
        </m:func>
      </m:oMath>
      <w:r w:rsidRPr="009E7D68">
        <w:t>，其中，</w:t>
      </w:r>
      <m:oMath>
        <m:r>
          <m:rPr>
            <m:sty m:val="p"/>
          </m:rPr>
          <w:rPr>
            <w:rFonts w:ascii="Cambria Math" w:hAnsi="Cambria Math"/>
          </w:rPr>
          <m:t>r</m:t>
        </m:r>
        <m:d>
          <m:dPr>
            <m:ctrlPr>
              <w:rPr>
                <w:rFonts w:ascii="Cambria Math" w:hAnsi="Cambria Math"/>
              </w:rPr>
            </m:ctrlPr>
          </m:dPr>
          <m:e>
            <m:r>
              <m:rPr>
                <m:sty m:val="p"/>
              </m:rPr>
              <w:rPr>
                <w:rFonts w:ascii="Cambria Math" w:hAnsi="Cambria Math"/>
              </w:rPr>
              <m:t>T</m:t>
            </m:r>
          </m:e>
        </m:d>
      </m:oMath>
      <w:r w:rsidRPr="009E7D68">
        <w:rPr>
          <w:rFonts w:hint="eastAsia"/>
        </w:rPr>
        <w:t>表示</w:t>
      </w:r>
      <w:r w:rsidRPr="009E7D68">
        <w:t>随温度变化的生长率，</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max</m:t>
            </m:r>
          </m:sub>
        </m:sSub>
      </m:oMath>
      <w:r w:rsidRPr="009E7D68">
        <w:t>为设定的最大个体重量，</w:t>
      </w:r>
      <m:oMath>
        <m:r>
          <m:rPr>
            <m:sty m:val="p"/>
          </m:rPr>
          <w:rPr>
            <w:rFonts w:ascii="Cambria Math" w:hAnsi="Cambria Math"/>
          </w:rPr>
          <m:t>a</m:t>
        </m:r>
      </m:oMath>
      <w:r w:rsidRPr="009E7D68">
        <w:t>为设定的</w:t>
      </w:r>
      <w:r w:rsidRPr="009E7D68">
        <w:rPr>
          <w:szCs w:val="21"/>
        </w:rPr>
        <w:t>生长率温度系数，</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max</m:t>
            </m:r>
          </m:sub>
        </m:sSub>
      </m:oMath>
      <w:r w:rsidRPr="009E7D68">
        <w:rPr>
          <w:szCs w:val="21"/>
        </w:rPr>
        <w:t>为设定的最大生长率</w:t>
      </w:r>
      <w:r w:rsidRPr="009E7D68">
        <w:rPr>
          <w:rFonts w:hint="eastAsia"/>
          <w:szCs w:val="21"/>
        </w:rPr>
        <w:t>。</w:t>
      </w:r>
    </w:p>
    <w:p w14:paraId="36D3DD3D" w14:textId="77777777" w:rsidR="00082332" w:rsidRPr="009E7D68" w:rsidRDefault="00082332" w:rsidP="00082332">
      <w:pPr>
        <w:pStyle w:val="a3"/>
        <w:adjustRightInd w:val="0"/>
        <w:snapToGrid w:val="0"/>
        <w:spacing w:line="360" w:lineRule="auto"/>
        <w:rPr>
          <w:szCs w:val="24"/>
        </w:rPr>
      </w:pPr>
      <w:r w:rsidRPr="009E7D68">
        <w:rPr>
          <w:szCs w:val="24"/>
        </w:rPr>
        <w:t>进一步地，</w:t>
      </w:r>
      <w:r w:rsidRPr="009E7D68">
        <w:rPr>
          <w:rFonts w:hint="eastAsia"/>
          <w:szCs w:val="24"/>
        </w:rPr>
        <w:t>所述步骤</w:t>
      </w:r>
      <w:r w:rsidRPr="009E7D68">
        <w:rPr>
          <w:rFonts w:hint="eastAsia"/>
          <w:szCs w:val="24"/>
        </w:rPr>
        <w:t>S23</w:t>
      </w:r>
      <w:r w:rsidRPr="009E7D68">
        <w:rPr>
          <w:rFonts w:hint="eastAsia"/>
          <w:szCs w:val="24"/>
        </w:rPr>
        <w:t>包括：</w:t>
      </w:r>
    </w:p>
    <w:p w14:paraId="78DB32C4" w14:textId="77777777" w:rsidR="00082332" w:rsidRPr="009E7D68" w:rsidRDefault="00082332" w:rsidP="00082332">
      <w:pPr>
        <w:pStyle w:val="a3"/>
        <w:adjustRightInd w:val="0"/>
        <w:snapToGrid w:val="0"/>
        <w:spacing w:line="360" w:lineRule="auto"/>
        <w:rPr>
          <w:szCs w:val="24"/>
        </w:rPr>
      </w:pPr>
      <w:r w:rsidRPr="009E7D68">
        <w:rPr>
          <w:rFonts w:hint="eastAsia"/>
          <w:szCs w:val="24"/>
        </w:rPr>
        <w:t>总氮浓度</w:t>
      </w:r>
      <m:oMath>
        <m:d>
          <m:dPr>
            <m:begChr m:val="["/>
            <m:endChr m:val="]"/>
            <m:ctrlPr>
              <w:rPr>
                <w:rFonts w:ascii="Cambria Math" w:hAnsi="Cambria Math"/>
              </w:rPr>
            </m:ctrlPr>
          </m:dPr>
          <m:e>
            <m:r>
              <m:rPr>
                <m:nor/>
              </m:rPr>
              <w:rPr>
                <w:rFonts w:ascii="Cambria Math" w:hAnsi="Cambria Math"/>
              </w:rPr>
              <m:t>TN</m:t>
            </m:r>
          </m:e>
        </m:d>
      </m:oMath>
      <w:r w:rsidRPr="009E7D68">
        <w:rPr>
          <w:rFonts w:hint="eastAsia"/>
        </w:rPr>
        <w:t>的函数关系</w:t>
      </w:r>
      <w:r w:rsidRPr="009E7D68">
        <w:rPr>
          <w:rFonts w:hint="eastAsia"/>
          <w:szCs w:val="24"/>
        </w:rPr>
        <w:t>：</w:t>
      </w:r>
      <m:oMath>
        <m:f>
          <m:fPr>
            <m:ctrlPr>
              <w:rPr>
                <w:rFonts w:ascii="Cambria Math" w:hAnsi="Cambria Math"/>
              </w:rPr>
            </m:ctrlPr>
          </m:fPr>
          <m:num>
            <m:r>
              <m:rPr>
                <m:sty m:val="p"/>
              </m:rPr>
              <w:rPr>
                <w:rFonts w:ascii="Cambria Math" w:hAnsi="Cambria Math"/>
              </w:rPr>
              <m:t>d</m:t>
            </m:r>
            <m:d>
              <m:dPr>
                <m:begChr m:val="["/>
                <m:endChr m:val="]"/>
                <m:ctrlPr>
                  <w:rPr>
                    <w:rFonts w:ascii="Cambria Math" w:hAnsi="Cambria Math"/>
                  </w:rPr>
                </m:ctrlPr>
              </m:dPr>
              <m:e>
                <m:r>
                  <m:rPr>
                    <m:nor/>
                  </m:rPr>
                  <w:rPr>
                    <w:rFonts w:ascii="Cambria Math" w:hAnsi="Cambria Math"/>
                  </w:rPr>
                  <m:t>TN</m:t>
                </m:r>
              </m:e>
            </m:d>
          </m:num>
          <m:den>
            <m:r>
              <m:rPr>
                <m:sty m:val="p"/>
              </m:rPr>
              <w:rPr>
                <w:rFonts w:ascii="Cambria Math" w:hAnsi="Cambria Math"/>
              </w:rPr>
              <m:t>dt</m:t>
            </m:r>
          </m:den>
        </m:f>
        <m:r>
          <m:rPr>
            <m:sty m:val="p"/>
          </m:rPr>
          <w:rPr>
            <w:rFonts w:ascii="Cambria Math" w:hAnsi="Cambria Math"/>
          </w:rPr>
          <m:t>=</m:t>
        </m:r>
        <m:f>
          <m:fPr>
            <m:ctrlPr>
              <w:rPr>
                <w:rFonts w:ascii="Cambria Math" w:hAnsi="Cambria Math"/>
              </w:rPr>
            </m:ctrlPr>
          </m:fPr>
          <m:num>
            <m:r>
              <m:rPr>
                <m:nor/>
              </m:rPr>
              <w:rPr>
                <w:rFonts w:ascii="Cambria Math" w:hAnsi="Cambria Math"/>
              </w:rPr>
              <m:t>inputTN</m:t>
            </m:r>
          </m:num>
          <m:den>
            <m:r>
              <m:rPr>
                <m:sty m:val="p"/>
              </m:rPr>
              <w:rPr>
                <w:rFonts w:ascii="Cambria Math" w:hAnsi="Cambria Math"/>
              </w:rPr>
              <m:t>V</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nor/>
              </m:rPr>
              <w:rPr>
                <w:rFonts w:ascii="Cambria Math" w:hAnsi="Cambria Math"/>
              </w:rPr>
              <m:t>TN</m:t>
            </m:r>
          </m:sub>
        </m:sSub>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C</m:t>
            </m:r>
          </m:sub>
        </m:sSub>
        <m:r>
          <m:rPr>
            <m:sty m:val="p"/>
          </m:rPr>
          <w:rPr>
            <w:rFonts w:ascii="Cambria Math" w:hAnsi="Cambria Math"/>
          </w:rPr>
          <m:t>⋅</m:t>
        </m:r>
        <m:r>
          <m:rPr>
            <m:nor/>
          </m:rPr>
          <w:rPr>
            <w:rFonts w:ascii="Cambria Math" w:hAnsi="Cambria Math"/>
          </w:rPr>
          <m:t>growth</m:t>
        </m:r>
      </m:oMath>
      <w:r w:rsidRPr="009E7D68">
        <w:rPr>
          <w:rFonts w:hint="eastAsia"/>
        </w:rPr>
        <w:t>，</w:t>
      </w:r>
      <m:oMath>
        <m:r>
          <m:rPr>
            <m:nor/>
          </m:rPr>
          <w:rPr>
            <w:rFonts w:ascii="Cambria Math" w:hAnsi="Cambria Math"/>
          </w:rPr>
          <m:t>inputTN</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γ+</m:t>
            </m:r>
            <m:d>
              <m:dPr>
                <m:ctrlPr>
                  <w:rPr>
                    <w:rFonts w:ascii="Cambria Math" w:hAnsi="Cambria Math"/>
                  </w:rPr>
                </m:ctrlPr>
              </m:dPr>
              <m:e>
                <m:r>
                  <m:rPr>
                    <m:sty m:val="p"/>
                  </m:rPr>
                  <w:rPr>
                    <w:rFonts w:ascii="Cambria Math" w:hAnsi="Cambria Math"/>
                  </w:rPr>
                  <m:t>1-γ</m:t>
                </m:r>
              </m:e>
            </m:d>
            <m:d>
              <m:dPr>
                <m:ctrlPr>
                  <w:rPr>
                    <w:rFonts w:ascii="Cambria Math" w:hAnsi="Cambria Math"/>
                  </w:rPr>
                </m:ctrlPr>
              </m:dPr>
              <m:e>
                <m:r>
                  <m:rPr>
                    <m:sty m:val="p"/>
                  </m:rPr>
                  <w:rPr>
                    <w:rFonts w:ascii="Cambria Math" w:hAnsi="Cambria Math"/>
                  </w:rPr>
                  <m:t>1-β</m:t>
                </m:r>
              </m:e>
            </m:d>
          </m:e>
        </m:d>
        <m:r>
          <m:rPr>
            <m:sty m:val="p"/>
          </m:rPr>
          <w:rPr>
            <w:rFonts w:ascii="Cambria Math" w:hAnsi="Cambria Math"/>
          </w:rPr>
          <m:t>F⋅</m:t>
        </m:r>
        <m:sSub>
          <m:sSubPr>
            <m:ctrlPr>
              <w:rPr>
                <w:rFonts w:ascii="Cambria Math" w:hAnsi="Cambria Math"/>
              </w:rPr>
            </m:ctrlPr>
          </m:sSubPr>
          <m:e>
            <m:r>
              <m:rPr>
                <m:sty m:val="p"/>
              </m:rPr>
              <w:rPr>
                <w:rFonts w:ascii="Cambria Math" w:hAnsi="Cambria Math"/>
              </w:rPr>
              <m:t>N</m:t>
            </m:r>
          </m:e>
          <m:sub>
            <m:r>
              <m:rPr>
                <m:nor/>
              </m:rPr>
              <w:rPr>
                <w:rFonts w:ascii="Cambria Math" w:hAnsi="Cambria Math"/>
              </w:rPr>
              <m:t>feed</m:t>
            </m:r>
          </m:sub>
        </m:sSub>
        <m:r>
          <m:rPr>
            <m:sty m:val="p"/>
          </m:rPr>
          <w:rPr>
            <w:rFonts w:ascii="Cambria Math" w:hAnsi="Cambria Math"/>
          </w:rPr>
          <m:t>⋅1000</m:t>
        </m:r>
      </m:oMath>
      <w:r w:rsidRPr="009E7D68">
        <w:rPr>
          <w:rFonts w:ascii="Cambria Math" w:hAnsi="Cambria Math" w:hint="eastAsia"/>
        </w:rPr>
        <w:t>，</w:t>
      </w:r>
      <w:r w:rsidRPr="009E7D68">
        <w:rPr>
          <w:rFonts w:hint="eastAsia"/>
        </w:rPr>
        <w:t>其中，</w:t>
      </w:r>
      <m:oMath>
        <m:r>
          <m:rPr>
            <m:nor/>
          </m:rPr>
          <w:rPr>
            <w:rFonts w:ascii="Cambria Math" w:hAnsi="Cambria Math"/>
          </w:rPr>
          <m:t>inputTN</m:t>
        </m:r>
      </m:oMath>
      <w:r w:rsidRPr="009E7D68">
        <w:rPr>
          <w:rFonts w:hint="eastAsia"/>
        </w:rPr>
        <w:t>表示单位时间输入</w:t>
      </w:r>
      <w:r w:rsidRPr="009E7D68">
        <w:rPr>
          <w:szCs w:val="24"/>
        </w:rPr>
        <w:t>养殖区域</w:t>
      </w:r>
      <w:r w:rsidRPr="009E7D68">
        <w:rPr>
          <w:rFonts w:hint="eastAsia"/>
          <w:szCs w:val="24"/>
        </w:rPr>
        <w:t>水体的总氮量，</w:t>
      </w:r>
      <w:r w:rsidRPr="009E7D68">
        <w:rPr>
          <w:rFonts w:hint="eastAsia"/>
          <w:szCs w:val="24"/>
        </w:rPr>
        <w:t>V</w:t>
      </w:r>
      <w:r w:rsidRPr="009E7D68">
        <w:rPr>
          <w:rFonts w:hint="eastAsia"/>
          <w:szCs w:val="24"/>
        </w:rPr>
        <w:t>为</w:t>
      </w:r>
      <w:r w:rsidRPr="009E7D68">
        <w:rPr>
          <w:szCs w:val="24"/>
        </w:rPr>
        <w:t>养殖区域</w:t>
      </w:r>
      <w:r w:rsidRPr="009E7D68">
        <w:rPr>
          <w:rFonts w:hint="eastAsia"/>
          <w:szCs w:val="24"/>
        </w:rPr>
        <w:t>水体体积，</w:t>
      </w:r>
      <m:oMath>
        <m:sSub>
          <m:sSubPr>
            <m:ctrlPr>
              <w:rPr>
                <w:rFonts w:ascii="Cambria Math" w:hAnsi="Cambria Math"/>
              </w:rPr>
            </m:ctrlPr>
          </m:sSubPr>
          <m:e>
            <m:r>
              <m:rPr>
                <m:sty m:val="p"/>
              </m:rPr>
              <w:rPr>
                <w:rFonts w:ascii="Cambria Math" w:hAnsi="Cambria Math"/>
              </w:rPr>
              <m:t>k</m:t>
            </m:r>
          </m:e>
          <m:sub>
            <m:r>
              <m:rPr>
                <m:nor/>
              </m:rPr>
              <w:rPr>
                <w:rFonts w:ascii="Cambria Math" w:hAnsi="Cambria Math"/>
              </w:rPr>
              <m:t>TN</m:t>
            </m:r>
          </m:sub>
        </m:sSub>
      </m:oMath>
      <w:r w:rsidRPr="009E7D68">
        <w:rPr>
          <w:rFonts w:hint="eastAsia"/>
          <w:szCs w:val="24"/>
        </w:rPr>
        <w:t>为设定的氮降解率，</w:t>
      </w:r>
      <m:oMath>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oMath>
      <w:r w:rsidRPr="009E7D68">
        <w:rPr>
          <w:rFonts w:hint="eastAsia"/>
          <w:szCs w:val="24"/>
        </w:rPr>
        <w:t>为设定的水交换率，</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C</m:t>
            </m:r>
          </m:sub>
        </m:sSub>
      </m:oMath>
      <w:r w:rsidRPr="009E7D68">
        <w:rPr>
          <w:rFonts w:hint="eastAsia"/>
          <w:szCs w:val="24"/>
        </w:rPr>
        <w:t>为设定的叶绿素氮含量，</w:t>
      </w:r>
      <m:oMath>
        <m:sSub>
          <m:sSubPr>
            <m:ctrlPr>
              <w:rPr>
                <w:rFonts w:ascii="Cambria Math" w:hAnsi="Cambria Math"/>
              </w:rPr>
            </m:ctrlPr>
          </m:sSubPr>
          <m:e>
            <m:r>
              <m:rPr>
                <m:sty m:val="p"/>
              </m:rPr>
              <w:rPr>
                <w:rFonts w:ascii="Cambria Math" w:hAnsi="Cambria Math"/>
              </w:rPr>
              <m:t>N</m:t>
            </m:r>
          </m:e>
          <m:sub>
            <m:r>
              <m:rPr>
                <m:nor/>
              </m:rPr>
              <w:rPr>
                <w:rFonts w:ascii="Cambria Math" w:hAnsi="Cambria Math"/>
              </w:rPr>
              <m:t>feed</m:t>
            </m:r>
          </m:sub>
        </m:sSub>
      </m:oMath>
      <w:r w:rsidRPr="009E7D68">
        <w:rPr>
          <w:rFonts w:hint="eastAsia"/>
          <w:szCs w:val="24"/>
        </w:rPr>
        <w:t>为设定的饲料氮含量，</w:t>
      </w:r>
      <m:oMath>
        <m:r>
          <m:rPr>
            <m:sty m:val="p"/>
          </m:rPr>
          <w:rPr>
            <w:rFonts w:ascii="Cambria Math" w:hAnsi="Cambria Math"/>
          </w:rPr>
          <m:t>γ</m:t>
        </m:r>
      </m:oMath>
      <w:r w:rsidRPr="009E7D68">
        <w:rPr>
          <w:rFonts w:hint="eastAsia"/>
          <w:szCs w:val="24"/>
        </w:rPr>
        <w:t>为设定的未食用饲料比例，</w:t>
      </w:r>
      <m:oMath>
        <m:r>
          <m:rPr>
            <m:sty m:val="p"/>
          </m:rPr>
          <w:rPr>
            <w:rFonts w:ascii="Cambria Math" w:hAnsi="Cambria Math"/>
          </w:rPr>
          <m:t>β</m:t>
        </m:r>
      </m:oMath>
      <w:r w:rsidRPr="009E7D68">
        <w:rPr>
          <w:rFonts w:hint="eastAsia"/>
          <w:szCs w:val="24"/>
        </w:rPr>
        <w:t>为设定的未食用饲料比例</w:t>
      </w:r>
    </w:p>
    <w:p w14:paraId="0C377F98" w14:textId="77777777" w:rsidR="00082332" w:rsidRPr="009E7D68" w:rsidRDefault="00082332" w:rsidP="00082332">
      <w:pPr>
        <w:pStyle w:val="a3"/>
        <w:adjustRightInd w:val="0"/>
        <w:snapToGrid w:val="0"/>
        <w:spacing w:line="360" w:lineRule="auto"/>
        <w:rPr>
          <w:szCs w:val="24"/>
        </w:rPr>
      </w:pPr>
      <w:r w:rsidRPr="009E7D68">
        <w:rPr>
          <w:rFonts w:hint="eastAsia"/>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oMath>
      <w:r w:rsidRPr="009E7D68">
        <w:rPr>
          <w:rFonts w:hint="eastAsia"/>
        </w:rPr>
        <w:t>的函数关系</w:t>
      </w:r>
      <w:r w:rsidRPr="009E7D68">
        <w:rPr>
          <w:rFonts w:hint="eastAsia"/>
          <w:szCs w:val="24"/>
        </w:rPr>
        <w:t>：</w:t>
      </w:r>
      <m:oMath>
        <m:f>
          <m:fPr>
            <m:ctrlPr>
              <w:rPr>
                <w:rFonts w:ascii="Cambria Math" w:hAnsi="Cambria Math"/>
              </w:rPr>
            </m:ctrlPr>
          </m:fPr>
          <m:num>
            <m:r>
              <m:rPr>
                <m:sty m:val="p"/>
              </m:rPr>
              <w:rPr>
                <w:rFonts w:ascii="Cambria Math" w:hAnsi="Cambria Math"/>
              </w:rPr>
              <m:t>d</m:t>
            </m:r>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num>
          <m:den>
            <m:r>
              <m:rPr>
                <m:sty m:val="p"/>
              </m:rPr>
              <w:rPr>
                <w:rFonts w:ascii="Cambria Math" w:hAnsi="Cambria Math"/>
              </w:rPr>
              <m:t>dt</m:t>
            </m:r>
          </m:den>
        </m:f>
        <m:r>
          <m:rPr>
            <m:sty m:val="p"/>
          </m:rPr>
          <w:rPr>
            <w:rFonts w:ascii="Cambria Math" w:hAnsi="Cambria Math"/>
          </w:rPr>
          <m:t>=</m:t>
        </m:r>
        <m:f>
          <m:fPr>
            <m:ctrlPr>
              <w:rPr>
                <w:rFonts w:ascii="Cambria Math" w:hAnsi="Cambria Math"/>
              </w:rPr>
            </m:ctrlPr>
          </m:fPr>
          <m:num>
            <m:r>
              <m:rPr>
                <m:nor/>
              </m:rPr>
              <w:rPr>
                <w:rFonts w:ascii="Cambria Math" w:hAnsi="Cambria Math"/>
              </w:rPr>
              <m:t>inputT</m:t>
            </m:r>
            <m:r>
              <m:rPr>
                <m:nor/>
              </m:rPr>
              <w:rPr>
                <w:rFonts w:ascii="Cambria Math" w:hAnsi="Cambria Math" w:hint="eastAsia"/>
              </w:rPr>
              <m:t>P</m:t>
            </m:r>
          </m:num>
          <m:den>
            <m:r>
              <m:rPr>
                <m:sty m:val="p"/>
              </m:rPr>
              <w:rPr>
                <w:rFonts w:ascii="Cambria Math" w:hAnsi="Cambria Math"/>
              </w:rPr>
              <m:t>V</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nor/>
              </m:rPr>
              <w:rPr>
                <w:rFonts w:ascii="Cambria Math" w:hAnsi="Cambria Math"/>
              </w:rPr>
              <m:t>T</m:t>
            </m:r>
            <m:r>
              <m:rPr>
                <m:nor/>
              </m:rPr>
              <w:rPr>
                <w:rFonts w:ascii="Cambria Math" w:hAnsi="Cambria Math" w:hint="eastAsia"/>
              </w:rPr>
              <m:t>P</m:t>
            </m:r>
          </m:sub>
        </m:sSub>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r>
          <m:rPr>
            <m:sty m:val="p"/>
          </m:rPr>
          <w:rPr>
            <w:rFonts w:ascii="Cambria Math" w:hAnsi="Cambria Math"/>
          </w:rPr>
          <m:t>⋅</m:t>
        </m:r>
        <m:r>
          <m:rPr>
            <m:nor/>
          </m:rPr>
          <w:rPr>
            <w:rFonts w:ascii="Cambria Math" w:hAnsi="Cambria Math"/>
          </w:rPr>
          <m:t>growth</m:t>
        </m:r>
      </m:oMath>
      <w:r w:rsidRPr="009E7D68">
        <w:rPr>
          <w:rFonts w:hint="eastAsia"/>
        </w:rPr>
        <w:t>，</w:t>
      </w:r>
      <w:r w:rsidRPr="009E7D68">
        <w:rPr>
          <w:rFonts w:ascii="Cambria Math" w:hAnsi="Cambria Math"/>
        </w:rPr>
        <w:br/>
      </w:r>
      <m:oMath>
        <m:r>
          <m:rPr>
            <m:nor/>
          </m:rPr>
          <w:rPr>
            <w:rFonts w:ascii="Cambria Math" w:hAnsi="Cambria Math"/>
          </w:rPr>
          <m:t>inputT</m:t>
        </m:r>
        <m:r>
          <m:rPr>
            <m:nor/>
          </m:rPr>
          <w:rPr>
            <w:rFonts w:ascii="Cambria Math" w:hAnsi="Cambria Math" w:hint="eastAsia"/>
          </w:rPr>
          <m:t>P</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γ+</m:t>
            </m:r>
            <m:d>
              <m:dPr>
                <m:ctrlPr>
                  <w:rPr>
                    <w:rFonts w:ascii="Cambria Math" w:hAnsi="Cambria Math"/>
                  </w:rPr>
                </m:ctrlPr>
              </m:dPr>
              <m:e>
                <m:r>
                  <m:rPr>
                    <m:sty m:val="p"/>
                  </m:rPr>
                  <w:rPr>
                    <w:rFonts w:ascii="Cambria Math" w:hAnsi="Cambria Math"/>
                  </w:rPr>
                  <m:t>1-γ</m:t>
                </m:r>
              </m:e>
            </m:d>
            <m:d>
              <m:dPr>
                <m:ctrlPr>
                  <w:rPr>
                    <w:rFonts w:ascii="Cambria Math" w:hAnsi="Cambria Math"/>
                  </w:rPr>
                </m:ctrlPr>
              </m:dPr>
              <m:e>
                <m:r>
                  <m:rPr>
                    <m:sty m:val="p"/>
                  </m:rPr>
                  <w:rPr>
                    <w:rFonts w:ascii="Cambria Math" w:hAnsi="Cambria Math"/>
                  </w:rPr>
                  <m:t>1-β</m:t>
                </m:r>
              </m:e>
            </m:d>
          </m:e>
        </m:d>
        <m:r>
          <m:rPr>
            <m:sty m:val="p"/>
          </m:rPr>
          <w:rPr>
            <w:rFonts w:ascii="Cambria Math" w:hAnsi="Cambria Math"/>
          </w:rPr>
          <m:t>F⋅</m:t>
        </m:r>
        <m:sSub>
          <m:sSubPr>
            <m:ctrlPr>
              <w:rPr>
                <w:rFonts w:ascii="Cambria Math" w:hAnsi="Cambria Math"/>
              </w:rPr>
            </m:ctrlPr>
          </m:sSubPr>
          <m:e>
            <m:r>
              <m:rPr>
                <m:sty m:val="p"/>
              </m:rPr>
              <w:rPr>
                <w:rFonts w:ascii="Cambria Math" w:hAnsi="Cambria Math"/>
              </w:rPr>
              <m:t>P</m:t>
            </m:r>
          </m:e>
          <m:sub>
            <m:r>
              <m:rPr>
                <m:nor/>
              </m:rPr>
              <w:rPr>
                <w:rFonts w:ascii="Cambria Math" w:hAnsi="Cambria Math"/>
              </w:rPr>
              <m:t>feed</m:t>
            </m:r>
          </m:sub>
        </m:sSub>
        <m:r>
          <m:rPr>
            <m:sty m:val="p"/>
          </m:rPr>
          <w:rPr>
            <w:rFonts w:ascii="Cambria Math" w:hAnsi="Cambria Math"/>
          </w:rPr>
          <m:t>⋅1000</m:t>
        </m:r>
      </m:oMath>
      <w:r w:rsidRPr="009E7D68">
        <w:rPr>
          <w:rFonts w:ascii="Cambria Math" w:hAnsi="Cambria Math" w:hint="eastAsia"/>
        </w:rPr>
        <w:t>，</w:t>
      </w:r>
      <w:r w:rsidRPr="009E7D68">
        <w:rPr>
          <w:rFonts w:hint="eastAsia"/>
        </w:rPr>
        <w:t>其中，</w:t>
      </w:r>
      <m:oMath>
        <m:r>
          <m:rPr>
            <m:nor/>
          </m:rPr>
          <w:rPr>
            <w:rFonts w:ascii="Cambria Math" w:hAnsi="Cambria Math"/>
          </w:rPr>
          <m:t>inputT</m:t>
        </m:r>
        <m:r>
          <m:rPr>
            <m:nor/>
          </m:rPr>
          <w:rPr>
            <w:rFonts w:ascii="Cambria Math" w:hAnsi="Cambria Math" w:hint="eastAsia"/>
          </w:rPr>
          <m:t>P</m:t>
        </m:r>
      </m:oMath>
      <w:r w:rsidRPr="009E7D68">
        <w:rPr>
          <w:rFonts w:hint="eastAsia"/>
        </w:rPr>
        <w:t>表示为单位时间输入</w:t>
      </w:r>
      <w:r w:rsidRPr="009E7D68">
        <w:rPr>
          <w:szCs w:val="24"/>
        </w:rPr>
        <w:t>养殖区域</w:t>
      </w:r>
      <w:r w:rsidRPr="009E7D68">
        <w:rPr>
          <w:rFonts w:hint="eastAsia"/>
          <w:szCs w:val="24"/>
        </w:rPr>
        <w:t>水</w:t>
      </w:r>
      <w:r w:rsidRPr="009E7D68">
        <w:rPr>
          <w:rFonts w:hint="eastAsia"/>
          <w:szCs w:val="24"/>
        </w:rPr>
        <w:lastRenderedPageBreak/>
        <w:t>体的总磷量，</w:t>
      </w:r>
      <m:oMath>
        <m:sSub>
          <m:sSubPr>
            <m:ctrlPr>
              <w:rPr>
                <w:rFonts w:ascii="Cambria Math" w:hAnsi="Cambria Math"/>
              </w:rPr>
            </m:ctrlPr>
          </m:sSubPr>
          <m:e>
            <m:r>
              <m:rPr>
                <m:sty m:val="p"/>
              </m:rPr>
              <w:rPr>
                <w:rFonts w:ascii="Cambria Math" w:hAnsi="Cambria Math"/>
              </w:rPr>
              <m:t>k</m:t>
            </m:r>
          </m:e>
          <m:sub>
            <m:r>
              <m:rPr>
                <m:nor/>
              </m:rPr>
              <w:rPr>
                <w:rFonts w:ascii="Cambria Math" w:hAnsi="Cambria Math"/>
              </w:rPr>
              <m:t>T</m:t>
            </m:r>
            <m:r>
              <m:rPr>
                <m:nor/>
              </m:rPr>
              <w:rPr>
                <w:rFonts w:ascii="Cambria Math" w:hAnsi="Cambria Math" w:hint="eastAsia"/>
              </w:rPr>
              <m:t>P</m:t>
            </m:r>
          </m:sub>
        </m:sSub>
      </m:oMath>
      <w:r w:rsidRPr="009E7D68">
        <w:rPr>
          <w:rFonts w:hint="eastAsia"/>
          <w:szCs w:val="24"/>
        </w:rPr>
        <w:t>为设定的磷降解率，</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oMath>
      <w:r w:rsidRPr="009E7D68">
        <w:rPr>
          <w:rFonts w:hint="eastAsia"/>
          <w:szCs w:val="24"/>
        </w:rPr>
        <w:t>为设定的叶绿素磷含量；</w:t>
      </w:r>
      <m:oMath>
        <m:sSub>
          <m:sSubPr>
            <m:ctrlPr>
              <w:rPr>
                <w:rFonts w:ascii="Cambria Math" w:hAnsi="Cambria Math"/>
              </w:rPr>
            </m:ctrlPr>
          </m:sSubPr>
          <m:e>
            <m:r>
              <m:rPr>
                <m:sty m:val="p"/>
              </m:rPr>
              <w:rPr>
                <w:rFonts w:ascii="Cambria Math" w:hAnsi="Cambria Math"/>
              </w:rPr>
              <m:t>P</m:t>
            </m:r>
          </m:e>
          <m:sub>
            <m:r>
              <m:rPr>
                <m:nor/>
              </m:rPr>
              <w:rPr>
                <w:rFonts w:ascii="Cambria Math" w:hAnsi="Cambria Math"/>
              </w:rPr>
              <m:t>feed</m:t>
            </m:r>
          </m:sub>
        </m:sSub>
      </m:oMath>
      <w:r w:rsidRPr="009E7D68">
        <w:rPr>
          <w:rFonts w:hint="eastAsia"/>
          <w:szCs w:val="24"/>
        </w:rPr>
        <w:t>为设定的饲料磷含量；</w:t>
      </w:r>
    </w:p>
    <w:p w14:paraId="48269D65" w14:textId="77777777" w:rsidR="00082332" w:rsidRPr="009E7D68" w:rsidRDefault="00082332" w:rsidP="00082332">
      <w:pPr>
        <w:pStyle w:val="a3"/>
        <w:adjustRightInd w:val="0"/>
        <w:snapToGrid w:val="0"/>
        <w:spacing w:line="360" w:lineRule="auto"/>
        <w:rPr>
          <w:szCs w:val="24"/>
        </w:rPr>
      </w:pPr>
      <w:r w:rsidRPr="009E7D68">
        <w:rPr>
          <w:rFonts w:hint="eastAsia"/>
          <w:szCs w:val="24"/>
        </w:rPr>
        <w:t>叶绿素浓度</w:t>
      </w:r>
      <m:oMath>
        <m:r>
          <m:rPr>
            <m:sty m:val="p"/>
          </m:rPr>
          <w:rPr>
            <w:rFonts w:ascii="Cambria Math" w:hAnsi="Cambria Math"/>
          </w:rPr>
          <m:t>C</m:t>
        </m:r>
      </m:oMath>
      <w:r w:rsidRPr="009E7D68">
        <w:rPr>
          <w:rFonts w:hint="eastAsia"/>
        </w:rPr>
        <w:t>的函数关系：</w:t>
      </w:r>
      <m:oMath>
        <m:f>
          <m:fPr>
            <m:ctrlPr>
              <w:rPr>
                <w:rFonts w:ascii="Cambria Math" w:hAnsi="Cambria Math"/>
              </w:rPr>
            </m:ctrlPr>
          </m:fPr>
          <m:num>
            <m:r>
              <m:rPr>
                <m:sty m:val="p"/>
              </m:rPr>
              <w:rPr>
                <w:rFonts w:ascii="Cambria Math" w:hAnsi="Cambria Math"/>
              </w:rPr>
              <m:t>dC</m:t>
            </m:r>
          </m:num>
          <m:den>
            <m:r>
              <m:rPr>
                <m:sty m:val="p"/>
              </m:rPr>
              <w:rPr>
                <w:rFonts w:ascii="Cambria Math" w:hAnsi="Cambria Math"/>
              </w:rPr>
              <m:t>dt</m:t>
            </m:r>
          </m:den>
        </m:f>
        <m:r>
          <m:rPr>
            <m:sty m:val="p"/>
          </m:rPr>
          <w:rPr>
            <w:rFonts w:ascii="Cambria Math" w:hAnsi="Cambria Math"/>
          </w:rPr>
          <m:t>=</m:t>
        </m:r>
        <m:r>
          <m:rPr>
            <m:nor/>
          </m:rPr>
          <w:rPr>
            <w:rFonts w:ascii="Cambria Math" w:hAnsi="Cambria Math"/>
          </w:rPr>
          <m:t>growth</m:t>
        </m:r>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C</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r>
          <m:rPr>
            <m:sty m:val="p"/>
          </m:rPr>
          <w:rPr>
            <w:rFonts w:ascii="Cambria Math" w:hAnsi="Cambria Math"/>
          </w:rPr>
          <m:t>⋅C</m:t>
        </m:r>
      </m:oMath>
      <w:r w:rsidRPr="009E7D68">
        <w:rPr>
          <w:rFonts w:hint="eastAsia"/>
        </w:rP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C</m:t>
            </m:r>
          </m:sub>
        </m:sSub>
      </m:oMath>
      <w:r w:rsidRPr="009E7D68">
        <w:rPr>
          <w:rFonts w:hint="eastAsia"/>
          <w:szCs w:val="24"/>
        </w:rPr>
        <w:t>为设定的藻类衰减率；</w:t>
      </w:r>
    </w:p>
    <w:p w14:paraId="0C7107DB" w14:textId="77777777" w:rsidR="00082332" w:rsidRPr="009E7D68" w:rsidRDefault="00082332" w:rsidP="00082332">
      <w:pPr>
        <w:pStyle w:val="a3"/>
        <w:adjustRightInd w:val="0"/>
        <w:snapToGrid w:val="0"/>
        <w:spacing w:line="360" w:lineRule="auto"/>
        <w:rPr>
          <w:szCs w:val="24"/>
        </w:rPr>
      </w:pPr>
      <w:r w:rsidRPr="009E7D68">
        <w:rPr>
          <w:rFonts w:hint="eastAsia"/>
          <w:szCs w:val="24"/>
        </w:rPr>
        <w:t>海藻生物量</w:t>
      </w:r>
      <m:oMath>
        <m:r>
          <m:rPr>
            <m:nor/>
          </m:rPr>
          <w:rPr>
            <w:rFonts w:ascii="Cambria Math" w:hAnsi="Cambria Math"/>
          </w:rPr>
          <m:t>growth</m:t>
        </m:r>
      </m:oMath>
      <w:r w:rsidRPr="009E7D68">
        <w:rPr>
          <w:rFonts w:hint="eastAsia"/>
        </w:rPr>
        <w:t>的函数关系</w:t>
      </w:r>
      <w:r w:rsidRPr="009E7D68">
        <w:rPr>
          <w:rFonts w:hint="eastAsia"/>
          <w:szCs w:val="24"/>
        </w:rPr>
        <w:t>：</w:t>
      </w:r>
      <m:oMath>
        <m:r>
          <m:rPr>
            <m:nor/>
          </m:rPr>
          <w:rPr>
            <w:rFonts w:ascii="Cambria Math" w:hAnsi="Cambria Math"/>
          </w:rPr>
          <m:t>growth</m:t>
        </m:r>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⋅C⋅</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m:rPr>
                            <m:nor/>
                          </m:rPr>
                          <w:rPr>
                            <w:rFonts w:ascii="Cambria Math" w:hAnsi="Cambria Math"/>
                          </w:rPr>
                          <m:t>TN</m:t>
                        </m:r>
                      </m:e>
                    </m:d>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TN</m:t>
                        </m:r>
                      </m:e>
                    </m:d>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nor/>
                          </m:rPr>
                          <w:rPr>
                            <w:rFonts w:ascii="Cambria Math" w:hAnsi="Cambria Math"/>
                          </w:rPr>
                          <m:t>TP</m:t>
                        </m:r>
                      </m:e>
                    </m:d>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P</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TP</m:t>
                        </m:r>
                      </m:e>
                    </m:d>
                  </m:den>
                </m:f>
              </m:e>
            </m:d>
          </m:e>
        </m:func>
      </m:oMath>
      <w:r w:rsidRPr="009E7D68">
        <w:rPr>
          <w:rFonts w:hint="eastAsia"/>
        </w:rPr>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C0</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C</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nor/>
                              </m:rPr>
                              <w:rPr>
                                <w:rFonts w:ascii="Cambria Math" w:hAnsi="Cambria Math"/>
                              </w:rPr>
                              <m:t>opt</m:t>
                            </m:r>
                          </m:sub>
                        </m:sSub>
                      </m:e>
                    </m:d>
                  </m:e>
                  <m:sup>
                    <m:r>
                      <m:rPr>
                        <m:sty m:val="p"/>
                      </m:rPr>
                      <w:rPr>
                        <w:rFonts w:ascii="Cambria Math" w:hAnsi="Cambria Math"/>
                      </w:rPr>
                      <m:t>2</m:t>
                    </m:r>
                  </m:sup>
                </m:sSup>
              </m:e>
            </m:d>
          </m:e>
        </m:func>
      </m:oMath>
      <w:r w:rsidRPr="009E7D68">
        <w:rPr>
          <w:rFonts w:hint="eastAsia"/>
        </w:rPr>
        <w:t>，其中，</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d>
          <m:dPr>
            <m:ctrlPr>
              <w:rPr>
                <w:rFonts w:ascii="Cambria Math" w:hAnsi="Cambria Math"/>
              </w:rPr>
            </m:ctrlPr>
          </m:dPr>
          <m:e>
            <m:r>
              <m:rPr>
                <m:sty m:val="p"/>
              </m:rPr>
              <w:rPr>
                <w:rFonts w:ascii="Cambria Math" w:hAnsi="Cambria Math"/>
              </w:rPr>
              <m:t>T</m:t>
            </m:r>
          </m:e>
        </m:d>
      </m:oMath>
      <w:r w:rsidRPr="009E7D68">
        <w:rPr>
          <w:rFonts w:hint="eastAsia"/>
        </w:rPr>
        <w:t>表示与温度相关的叶绿素生长率</w:t>
      </w:r>
      <w:r w:rsidRPr="009E7D68">
        <w:rPr>
          <w:rFonts w:hint="eastAsia"/>
          <w:szCs w:val="24"/>
        </w:rPr>
        <w:t>，</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N</m:t>
            </m:r>
          </m:sub>
        </m:sSub>
      </m:oMath>
      <w:r w:rsidRPr="009E7D68">
        <w:rPr>
          <w:rFonts w:hint="eastAsia"/>
          <w:szCs w:val="24"/>
        </w:rPr>
        <w:t>为设定的氮半饱和常数，</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m:t>
            </m:r>
          </m:sub>
        </m:sSub>
      </m:oMath>
      <w:r w:rsidRPr="009E7D68">
        <w:rPr>
          <w:rFonts w:hint="eastAsia"/>
          <w:szCs w:val="24"/>
        </w:rPr>
        <w:t>为设定的磷半饱和常数，</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C0</m:t>
            </m:r>
          </m:sub>
        </m:sSub>
      </m:oMath>
      <w:r w:rsidRPr="009E7D68">
        <w:rPr>
          <w:rFonts w:hint="eastAsia"/>
          <w:szCs w:val="24"/>
        </w:rPr>
        <w:t>为设定的最大叶绿素生长率，</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C</m:t>
            </m:r>
          </m:sub>
        </m:sSub>
      </m:oMath>
      <w:r w:rsidRPr="009E7D68">
        <w:rPr>
          <w:rFonts w:hint="eastAsia"/>
        </w:rPr>
        <w:t>为</w:t>
      </w:r>
      <w:r w:rsidRPr="009E7D68">
        <w:rPr>
          <w:rFonts w:ascii="宋体" w:hAnsi="宋体"/>
        </w:rPr>
        <w:t>叶绿素温度系数</w:t>
      </w:r>
      <w:r w:rsidRPr="009E7D68">
        <w:rPr>
          <w:rFonts w:ascii="宋体" w:hAnsi="宋体" w:hint="eastAsia"/>
        </w:rPr>
        <w:t>，</w:t>
      </w:r>
      <m:oMath>
        <m:sSub>
          <m:sSubPr>
            <m:ctrlPr>
              <w:rPr>
                <w:rFonts w:ascii="Cambria Math" w:hAnsi="Cambria Math"/>
              </w:rPr>
            </m:ctrlPr>
          </m:sSubPr>
          <m:e>
            <m:r>
              <m:rPr>
                <m:sty m:val="p"/>
              </m:rPr>
              <w:rPr>
                <w:rFonts w:ascii="Cambria Math" w:hAnsi="Cambria Math"/>
              </w:rPr>
              <m:t>T</m:t>
            </m:r>
          </m:e>
          <m:sub>
            <m:r>
              <m:rPr>
                <m:nor/>
              </m:rPr>
              <m:t>opt</m:t>
            </m:r>
          </m:sub>
        </m:sSub>
      </m:oMath>
      <w:r w:rsidRPr="009E7D68">
        <w:t>是设定的最佳温度</w:t>
      </w:r>
      <w:r w:rsidRPr="009E7D68">
        <w:rPr>
          <w:rFonts w:hint="eastAsia"/>
          <w:szCs w:val="24"/>
        </w:rPr>
        <w:t>；</w:t>
      </w:r>
    </w:p>
    <w:p w14:paraId="67472011" w14:textId="77777777" w:rsidR="00082332" w:rsidRPr="009E7D68" w:rsidRDefault="00082332" w:rsidP="00082332">
      <w:pPr>
        <w:pStyle w:val="a3"/>
        <w:adjustRightInd w:val="0"/>
        <w:snapToGrid w:val="0"/>
        <w:spacing w:line="360" w:lineRule="auto"/>
        <w:rPr>
          <w:szCs w:val="24"/>
        </w:rPr>
      </w:pPr>
      <w:r w:rsidRPr="009E7D68">
        <w:rPr>
          <w:rFonts w:hint="eastAsia"/>
          <w:szCs w:val="24"/>
        </w:rPr>
        <w:t>溶解氧</w:t>
      </w:r>
      <m:oMath>
        <m:r>
          <m:rPr>
            <m:nor/>
          </m:rPr>
          <w:rPr>
            <w:rFonts w:ascii="Cambria Math" w:hAnsi="Cambria Math"/>
          </w:rPr>
          <m:t>DO</m:t>
        </m:r>
      </m:oMath>
      <w:r w:rsidRPr="009E7D68">
        <w:rPr>
          <w:rFonts w:hint="eastAsia"/>
        </w:rPr>
        <w:t>的函数关系为</w:t>
      </w:r>
      <w:r w:rsidRPr="009E7D68">
        <w:rPr>
          <w:rFonts w:hint="eastAsia"/>
          <w:szCs w:val="24"/>
        </w:rPr>
        <w:t>：</w:t>
      </w:r>
      <m:oMath>
        <m:f>
          <m:fPr>
            <m:ctrlPr>
              <w:rPr>
                <w:rFonts w:ascii="Cambria Math" w:hAnsi="Cambria Math"/>
              </w:rPr>
            </m:ctrlPr>
          </m:fPr>
          <m:num>
            <m:r>
              <m:rPr>
                <m:sty m:val="p"/>
              </m:rPr>
              <w:rPr>
                <w:rFonts w:ascii="Cambria Math" w:hAnsi="Cambria Math"/>
              </w:rPr>
              <m:t>d</m:t>
            </m:r>
            <m:r>
              <m:rPr>
                <m:nor/>
              </m:rPr>
              <w:rPr>
                <w:rFonts w:ascii="Cambria Math" w:hAnsi="Cambria Math"/>
              </w:rPr>
              <m:t>DO</m:t>
            </m:r>
          </m:num>
          <m:den>
            <m:r>
              <m:rPr>
                <m:sty m:val="p"/>
              </m:rPr>
              <w:rPr>
                <w:rFonts w:ascii="Cambria Math" w:hAnsi="Cambria Math"/>
              </w:rPr>
              <m:t>dt</m:t>
            </m:r>
          </m:den>
        </m:f>
        <m:r>
          <m:rPr>
            <m:sty m:val="p"/>
          </m:rPr>
          <w:rPr>
            <w:rFonts w:ascii="Cambria Math" w:hAnsi="Cambria Math"/>
          </w:rPr>
          <m:t>=p⋅</m:t>
        </m:r>
        <m:r>
          <m:rPr>
            <m:nor/>
          </m:rPr>
          <w:rPr>
            <w:rFonts w:ascii="Cambria Math" w:hAnsi="Cambria Math"/>
          </w:rPr>
          <m:t>growth</m:t>
        </m:r>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nor/>
              </m:rPr>
              <w:rPr>
                <w:rFonts w:ascii="Cambria Math" w:hAnsi="Cambria Math"/>
              </w:rPr>
              <m:t>fish</m:t>
            </m:r>
          </m:sub>
        </m:sSub>
        <m:r>
          <m:rPr>
            <m:sty m:val="p"/>
          </m:rPr>
          <w:rPr>
            <w:rFonts w:ascii="Cambria Math" w:hAnsi="Cambria Math"/>
          </w:rPr>
          <m:t>⋅</m:t>
        </m:r>
        <m:f>
          <m:fPr>
            <m:ctrlPr>
              <w:rPr>
                <w:rFonts w:ascii="Cambria Math" w:hAnsi="Cambria Math"/>
              </w:rPr>
            </m:ctrlPr>
          </m:fPr>
          <m:num>
            <m:r>
              <m:rPr>
                <m:sty m:val="p"/>
              </m:rPr>
              <w:rPr>
                <w:rFonts w:ascii="Cambria Math" w:hAnsi="Cambria Math"/>
              </w:rPr>
              <m:t>B</m:t>
            </m:r>
          </m:num>
          <m:den>
            <m:r>
              <m:rPr>
                <m:sty m:val="p"/>
              </m:rPr>
              <w:rPr>
                <w:rFonts w:ascii="Cambria Math" w:hAnsi="Cambria Math"/>
              </w:rPr>
              <m:t>V</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nor/>
              </m:rPr>
              <w:rPr>
                <w:rFonts w:ascii="Cambria Math" w:hAnsi="Cambria Math"/>
              </w:rPr>
              <m:t>decomp</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d>
          <m:dPr>
            <m:ctrlPr>
              <w:rPr>
                <w:rFonts w:ascii="Cambria Math" w:hAnsi="Cambria Math"/>
              </w:rPr>
            </m:ctrlPr>
          </m:dPr>
          <m:e>
            <m:r>
              <m:rPr>
                <m:nor/>
              </m:rPr>
              <w:rPr>
                <w:rFonts w:ascii="Cambria Math" w:hAnsi="Cambria Math"/>
              </w:rPr>
              <m:t>DO</m:t>
            </m:r>
            <m:r>
              <m:rPr>
                <m:sty m:val="p"/>
              </m:rPr>
              <w:rPr>
                <w:rFonts w:ascii="Cambria Math" w:hAnsi="Cambria Math"/>
              </w:rPr>
              <m:t>-</m:t>
            </m:r>
            <m:sSub>
              <m:sSubPr>
                <m:ctrlPr>
                  <w:rPr>
                    <w:rFonts w:ascii="Cambria Math" w:hAnsi="Cambria Math"/>
                  </w:rPr>
                </m:ctrlPr>
              </m:sSubPr>
              <m:e>
                <m:r>
                  <m:rPr>
                    <m:sty m:val="p"/>
                  </m:rPr>
                  <w:rPr>
                    <w:rFonts w:ascii="Cambria Math" w:hAnsi="Cambria Math"/>
                  </w:rPr>
                  <m:t>DO</m:t>
                </m:r>
              </m:e>
              <m:sub>
                <m:r>
                  <m:rPr>
                    <m:nor/>
                  </m:rPr>
                  <w:rPr>
                    <w:rFonts w:ascii="Cambria Math" w:hAnsi="Cambria Math"/>
                  </w:rPr>
                  <m:t>in</m:t>
                </m:r>
              </m:sub>
            </m:sSub>
          </m:e>
        </m:d>
      </m:oMath>
      <w:r w:rsidRPr="009E7D68">
        <w:rPr>
          <w:rFonts w:hint="eastAsia"/>
        </w:rPr>
        <w:t>，其中，</w:t>
      </w:r>
      <m:oMath>
        <m:r>
          <m:rPr>
            <m:sty m:val="p"/>
          </m:rPr>
          <w:rPr>
            <w:rFonts w:ascii="Cambria Math" w:hAnsi="Cambria Math"/>
          </w:rPr>
          <m:t>p</m:t>
        </m:r>
      </m:oMath>
      <w:r w:rsidRPr="009E7D68">
        <w:rPr>
          <w:rFonts w:hint="eastAsia"/>
          <w:szCs w:val="24"/>
        </w:rPr>
        <w:t>为设定的产氧率，</w:t>
      </w:r>
      <m:oMath>
        <m:sSub>
          <m:sSubPr>
            <m:ctrlPr>
              <w:rPr>
                <w:rFonts w:ascii="Cambria Math" w:hAnsi="Cambria Math"/>
              </w:rPr>
            </m:ctrlPr>
          </m:sSubPr>
          <m:e>
            <m:sSub>
              <m:sSubPr>
                <m:ctrlPr>
                  <w:rPr>
                    <w:rFonts w:ascii="Cambria Math" w:hAnsi="Cambria Math"/>
                  </w:rPr>
                </m:ctrlPr>
              </m:sSubPr>
              <m:e>
                <m:r>
                  <m:rPr>
                    <m:sty m:val="p"/>
                  </m:rPr>
                  <w:rPr>
                    <w:rFonts w:ascii="Cambria Math" w:hAnsi="Cambria Math"/>
                  </w:rPr>
                  <m:t>c</m:t>
                </m:r>
              </m:e>
              <m:sub>
                <m:r>
                  <m:rPr>
                    <m:nor/>
                  </m:rPr>
                  <w:rPr>
                    <w:rFonts w:ascii="Cambria Math" w:hAnsi="Cambria Math"/>
                  </w:rPr>
                  <m:t>fish</m:t>
                </m:r>
              </m:sub>
            </m:sSub>
          </m:e>
          <m:sub>
            <m:r>
              <m:rPr>
                <m:sty m:val="p"/>
              </m:rPr>
              <w:rPr>
                <w:rFonts w:ascii="Cambria Math" w:hAnsi="Cambria Math"/>
              </w:rPr>
              <m:t>P</m:t>
            </m:r>
          </m:sub>
        </m:sSub>
      </m:oMath>
      <w:r w:rsidRPr="009E7D68">
        <w:rPr>
          <w:rFonts w:hint="eastAsia"/>
          <w:szCs w:val="24"/>
        </w:rPr>
        <w:t>为设定的</w:t>
      </w:r>
      <w:r w:rsidRPr="009E7D68">
        <w:rPr>
          <w:rFonts w:ascii="宋体" w:hAnsi="宋体"/>
        </w:rPr>
        <w:t>鱼类耗氧率</w:t>
      </w:r>
      <w:r w:rsidRPr="009E7D68">
        <w:rPr>
          <w:rFonts w:hint="eastAsia"/>
          <w:szCs w:val="24"/>
        </w:rPr>
        <w:t>，</w:t>
      </w:r>
      <m:oMath>
        <m:sSub>
          <m:sSubPr>
            <m:ctrlPr>
              <w:rPr>
                <w:rFonts w:ascii="Cambria Math" w:hAnsi="Cambria Math"/>
              </w:rPr>
            </m:ctrlPr>
          </m:sSubPr>
          <m:e>
            <m:r>
              <m:rPr>
                <m:sty m:val="p"/>
              </m:rPr>
              <w:rPr>
                <w:rFonts w:ascii="Cambria Math" w:hAnsi="Cambria Math"/>
              </w:rPr>
              <m:t>c</m:t>
            </m:r>
          </m:e>
          <m:sub>
            <m:r>
              <m:rPr>
                <m:nor/>
              </m:rPr>
              <w:rPr>
                <w:rFonts w:ascii="Cambria Math" w:hAnsi="Cambria Math"/>
              </w:rPr>
              <m:t>decomp</m:t>
            </m:r>
          </m:sub>
        </m:sSub>
      </m:oMath>
      <w:r w:rsidRPr="009E7D68">
        <w:rPr>
          <w:rFonts w:hint="eastAsia"/>
          <w:szCs w:val="24"/>
        </w:rPr>
        <w:t>为设定的</w:t>
      </w:r>
      <w:r w:rsidRPr="009E7D68">
        <w:rPr>
          <w:rFonts w:ascii="宋体" w:hAnsi="宋体"/>
        </w:rPr>
        <w:t>氮分解耗氧率</w:t>
      </w:r>
      <w:r w:rsidRPr="009E7D68">
        <w:rPr>
          <w:rFonts w:ascii="宋体" w:hAnsi="宋体" w:hint="eastAsia"/>
        </w:rPr>
        <w:t>，</w:t>
      </w:r>
      <m:oMath>
        <m:sSub>
          <m:sSubPr>
            <m:ctrlPr>
              <w:rPr>
                <w:rFonts w:ascii="Cambria Math" w:hAnsi="Cambria Math"/>
              </w:rPr>
            </m:ctrlPr>
          </m:sSubPr>
          <m:e>
            <m:r>
              <m:rPr>
                <m:sty m:val="p"/>
              </m:rPr>
              <w:rPr>
                <w:rFonts w:ascii="Cambria Math" w:hAnsi="Cambria Math"/>
              </w:rPr>
              <m:t>DO</m:t>
            </m:r>
          </m:e>
          <m:sub>
            <m:r>
              <m:rPr>
                <m:nor/>
              </m:rPr>
              <w:rPr>
                <w:rFonts w:ascii="Cambria Math" w:hAnsi="Cambria Math"/>
              </w:rPr>
              <m:t>in</m:t>
            </m:r>
          </m:sub>
        </m:sSub>
      </m:oMath>
      <w:r w:rsidRPr="009E7D68">
        <w:rPr>
          <w:rFonts w:hint="eastAsia"/>
          <w:szCs w:val="24"/>
        </w:rPr>
        <w:t>为设定的</w:t>
      </w:r>
      <w:r w:rsidRPr="009E7D68">
        <w:rPr>
          <w:rFonts w:ascii="宋体" w:hAnsi="宋体"/>
        </w:rPr>
        <w:t>流入溶解氧</w:t>
      </w:r>
      <w:r w:rsidRPr="009E7D68">
        <w:rPr>
          <w:rFonts w:ascii="宋体" w:hAnsi="宋体" w:hint="eastAsia"/>
        </w:rPr>
        <w:t>。</w:t>
      </w:r>
    </w:p>
    <w:p w14:paraId="2EA61F44" w14:textId="77777777" w:rsidR="00082332" w:rsidRPr="009E7D68" w:rsidRDefault="00082332" w:rsidP="00082332">
      <w:pPr>
        <w:pStyle w:val="a3"/>
        <w:adjustRightInd w:val="0"/>
        <w:snapToGrid w:val="0"/>
        <w:spacing w:line="360" w:lineRule="auto"/>
        <w:rPr>
          <w:szCs w:val="24"/>
        </w:rPr>
      </w:pPr>
      <w:r w:rsidRPr="009E7D68">
        <w:rPr>
          <w:szCs w:val="24"/>
        </w:rPr>
        <w:t>进一步地，</w:t>
      </w:r>
      <w:r w:rsidRPr="009E7D68">
        <w:rPr>
          <w:rFonts w:hint="eastAsia"/>
          <w:szCs w:val="24"/>
        </w:rPr>
        <w:t>所述步骤</w:t>
      </w:r>
      <w:r w:rsidRPr="009E7D68">
        <w:rPr>
          <w:rFonts w:hint="eastAsia"/>
          <w:szCs w:val="24"/>
        </w:rPr>
        <w:t>S23</w:t>
      </w:r>
      <w:r w:rsidRPr="009E7D68">
        <w:rPr>
          <w:rFonts w:hint="eastAsia"/>
          <w:szCs w:val="24"/>
        </w:rPr>
        <w:t>中，</w:t>
      </w:r>
      <w:r w:rsidRPr="009E7D68">
        <w:rPr>
          <w:szCs w:val="24"/>
        </w:rPr>
        <w:t>环境影响统计参数的</w:t>
      </w:r>
      <w:r w:rsidRPr="009E7D68">
        <w:rPr>
          <w:rFonts w:hint="eastAsia"/>
          <w:szCs w:val="24"/>
        </w:rPr>
        <w:t>函数</w:t>
      </w:r>
      <w:r w:rsidRPr="009E7D68">
        <w:rPr>
          <w:szCs w:val="24"/>
        </w:rPr>
        <w:t>关系</w:t>
      </w:r>
      <w:r w:rsidRPr="009E7D68">
        <w:rPr>
          <w:rFonts w:hint="eastAsia"/>
          <w:szCs w:val="24"/>
        </w:rPr>
        <w:t>包括：氮累积排放</w:t>
      </w:r>
      <m:oMath>
        <m:r>
          <m:rPr>
            <m:nor/>
          </m:rPr>
          <w:rPr>
            <w:rFonts w:ascii="Cambria Math" w:hAnsi="Cambria Math"/>
          </w:rPr>
          <m:t>eTN</m:t>
        </m:r>
      </m:oMath>
      <w:r w:rsidRPr="009E7D68">
        <w:rPr>
          <w:rFonts w:hint="eastAsia"/>
        </w:rPr>
        <w:t>的函数关系：</w:t>
      </w:r>
      <m:oMath>
        <m:f>
          <m:fPr>
            <m:ctrlPr>
              <w:rPr>
                <w:rFonts w:ascii="Cambria Math" w:hAnsi="Cambria Math"/>
              </w:rPr>
            </m:ctrlPr>
          </m:fPr>
          <m:num>
            <m:r>
              <m:rPr>
                <m:sty m:val="p"/>
              </m:rPr>
              <w:rPr>
                <w:rFonts w:ascii="Cambria Math" w:hAnsi="Cambria Math"/>
              </w:rPr>
              <m:t>d</m:t>
            </m:r>
            <m:d>
              <m:dPr>
                <m:ctrlPr>
                  <w:rPr>
                    <w:rFonts w:ascii="Cambria Math" w:hAnsi="Cambria Math"/>
                  </w:rPr>
                </m:ctrlPr>
              </m:dPr>
              <m:e>
                <m:r>
                  <m:rPr>
                    <m:nor/>
                  </m:rPr>
                  <w:rPr>
                    <w:rFonts w:ascii="Cambria Math" w:hAnsi="Cambria Math"/>
                  </w:rPr>
                  <m:t>eTN</m:t>
                </m:r>
              </m:e>
            </m:d>
          </m:num>
          <m:den>
            <m:r>
              <m:rPr>
                <m:sty m:val="p"/>
              </m:rPr>
              <w:rPr>
                <w:rFonts w:ascii="Cambria Math" w:hAnsi="Cambria Math"/>
              </w:rPr>
              <m:t>dt</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⋅V</m:t>
        </m:r>
      </m:oMath>
      <w:r w:rsidRPr="009E7D68">
        <w:rPr>
          <w:rFonts w:hint="eastAsia"/>
        </w:rPr>
        <w:t>；</w:t>
      </w:r>
      <w:r w:rsidRPr="009E7D68">
        <w:rPr>
          <w:rFonts w:hint="eastAsia"/>
          <w:szCs w:val="24"/>
        </w:rPr>
        <w:t>磷累积排放</w:t>
      </w:r>
      <m:oMath>
        <m:r>
          <m:rPr>
            <m:nor/>
          </m:rPr>
          <w:rPr>
            <w:rFonts w:ascii="Cambria Math" w:hAnsi="Cambria Math"/>
          </w:rPr>
          <m:t>eT</m:t>
        </m:r>
        <m:r>
          <m:rPr>
            <m:nor/>
          </m:rPr>
          <w:rPr>
            <w:rFonts w:ascii="Cambria Math" w:hAnsi="Cambria Math" w:hint="eastAsia"/>
          </w:rPr>
          <m:t>P</m:t>
        </m:r>
      </m:oMath>
      <w:r w:rsidRPr="009E7D68">
        <w:rPr>
          <w:rFonts w:hint="eastAsia"/>
        </w:rPr>
        <w:t>的函数关系：</w:t>
      </w:r>
      <m:oMath>
        <m:f>
          <m:fPr>
            <m:ctrlPr>
              <w:rPr>
                <w:rFonts w:ascii="Cambria Math" w:hAnsi="Cambria Math"/>
              </w:rPr>
            </m:ctrlPr>
          </m:fPr>
          <m:num>
            <m:r>
              <m:rPr>
                <m:sty m:val="p"/>
              </m:rPr>
              <w:rPr>
                <w:rFonts w:ascii="Cambria Math" w:hAnsi="Cambria Math"/>
              </w:rPr>
              <m:t>d</m:t>
            </m:r>
            <m:d>
              <m:dPr>
                <m:ctrlPr>
                  <w:rPr>
                    <w:rFonts w:ascii="Cambria Math" w:hAnsi="Cambria Math"/>
                  </w:rPr>
                </m:ctrlPr>
              </m:dPr>
              <m:e>
                <m:r>
                  <m:rPr>
                    <m:nor/>
                  </m:rPr>
                  <w:rPr>
                    <w:rFonts w:ascii="Cambria Math" w:hAnsi="Cambria Math"/>
                  </w:rPr>
                  <m:t>eTP</m:t>
                </m:r>
              </m:e>
            </m:d>
          </m:num>
          <m:den>
            <m:r>
              <m:rPr>
                <m:sty m:val="p"/>
              </m:rPr>
              <w:rPr>
                <w:rFonts w:ascii="Cambria Math" w:hAnsi="Cambria Math"/>
              </w:rPr>
              <m:t>dt</m:t>
            </m:r>
          </m:den>
        </m:f>
        <m:r>
          <m:rPr>
            <m:sty m:val="p"/>
          </m:rPr>
          <w:rPr>
            <w:rFonts w:ascii="Cambria Math" w:hAnsi="Cambria Math"/>
          </w:rPr>
          <m:t>=Q</m:t>
        </m:r>
        <m:sSub>
          <m:sSubPr>
            <m:ctrlPr>
              <w:rPr>
                <w:rFonts w:ascii="Cambria Math" w:hAnsi="Cambria Math"/>
              </w:rPr>
            </m:ctrlPr>
          </m:sSubPr>
          <m:e>
            <m:r>
              <m:rPr>
                <m:nor/>
              </m:rPr>
              <w:rPr>
                <w:rFonts w:ascii="Cambria Math" w:hAnsi="Cambria Math"/>
              </w:rPr>
              <m:t>over</m:t>
            </m:r>
          </m:e>
          <m:sub>
            <m:r>
              <m:rPr>
                <m:sty m:val="p"/>
              </m:rP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TP</m:t>
            </m:r>
          </m:e>
        </m:d>
        <m:r>
          <m:rPr>
            <m:sty m:val="p"/>
          </m:rPr>
          <w:rPr>
            <w:rFonts w:ascii="Cambria Math" w:hAnsi="Cambria Math"/>
          </w:rPr>
          <m:t>⋅V</m:t>
        </m:r>
      </m:oMath>
      <w:r w:rsidRPr="009E7D68">
        <w:rPr>
          <w:rFonts w:hint="eastAsia"/>
        </w:rPr>
        <w:t>。</w:t>
      </w:r>
    </w:p>
    <w:p w14:paraId="360A4D8B" w14:textId="77777777" w:rsidR="00082332" w:rsidRPr="009E7D68" w:rsidRDefault="00082332" w:rsidP="00082332">
      <w:pPr>
        <w:pStyle w:val="a3"/>
        <w:adjustRightInd w:val="0"/>
        <w:snapToGrid w:val="0"/>
        <w:spacing w:line="360" w:lineRule="auto"/>
        <w:ind w:firstLineChars="200" w:firstLine="480"/>
        <w:rPr>
          <w:szCs w:val="24"/>
        </w:rPr>
      </w:pPr>
      <w:r w:rsidRPr="009E7D68">
        <w:rPr>
          <w:szCs w:val="24"/>
        </w:rPr>
        <w:t>进一步地，</w:t>
      </w:r>
      <w:r w:rsidRPr="009E7D68">
        <w:rPr>
          <w:rFonts w:hint="eastAsia"/>
          <w:szCs w:val="24"/>
        </w:rPr>
        <w:t>所述步骤</w:t>
      </w:r>
      <w:r w:rsidRPr="009E7D68">
        <w:rPr>
          <w:szCs w:val="24"/>
        </w:rPr>
        <w:t>S3</w:t>
      </w:r>
      <w:r w:rsidRPr="009E7D68">
        <w:rPr>
          <w:rFonts w:hint="eastAsia"/>
          <w:szCs w:val="24"/>
        </w:rPr>
        <w:t>包括：</w:t>
      </w:r>
      <w:r w:rsidRPr="009E7D68">
        <w:rPr>
          <w:szCs w:val="24"/>
        </w:rPr>
        <w:t>实时监测温度</w:t>
      </w:r>
      <w:r w:rsidRPr="009E7D68">
        <w:rPr>
          <w:rFonts w:hint="eastAsia"/>
          <w:szCs w:val="24"/>
        </w:rPr>
        <w:t>T</w:t>
      </w:r>
      <w:r w:rsidRPr="009E7D68">
        <w:rPr>
          <w:szCs w:val="24"/>
        </w:rPr>
        <w:t>和水质参数，并输入到预测模型中；预测模型</w:t>
      </w:r>
      <w:r w:rsidRPr="009E7D68">
        <w:rPr>
          <w:rFonts w:hint="eastAsia"/>
          <w:szCs w:val="24"/>
        </w:rPr>
        <w:t>基于当前的</w:t>
      </w:r>
      <w:r w:rsidRPr="009E7D68">
        <w:rPr>
          <w:szCs w:val="24"/>
        </w:rPr>
        <w:t>监测温度</w:t>
      </w:r>
      <w:r w:rsidRPr="009E7D68">
        <w:rPr>
          <w:rFonts w:hint="eastAsia"/>
          <w:szCs w:val="24"/>
        </w:rPr>
        <w:t>T</w:t>
      </w:r>
      <w:r w:rsidRPr="009E7D68">
        <w:rPr>
          <w:szCs w:val="24"/>
        </w:rPr>
        <w:t>和水质参数</w:t>
      </w:r>
      <w:r w:rsidRPr="009E7D68">
        <w:rPr>
          <w:rFonts w:hint="eastAsia"/>
          <w:szCs w:val="24"/>
        </w:rPr>
        <w:t>，计算得到当前海藻生物量</w:t>
      </w:r>
      <m:oMath>
        <m:r>
          <m:rPr>
            <m:nor/>
          </m:rPr>
          <w:rPr>
            <w:rFonts w:ascii="Cambria Math" w:hAnsi="Cambria Math"/>
          </w:rPr>
          <m:t>growth</m:t>
        </m:r>
      </m:oMath>
      <w:r w:rsidRPr="009E7D68">
        <w:rPr>
          <w:rFonts w:hint="eastAsia"/>
          <w:szCs w:val="24"/>
        </w:rPr>
        <w:t>，并基于当前海藻生物量</w:t>
      </w:r>
      <m:oMath>
        <m:r>
          <m:rPr>
            <m:nor/>
          </m:rPr>
          <w:rPr>
            <w:rFonts w:ascii="Cambria Math" w:hAnsi="Cambria Math"/>
          </w:rPr>
          <m:t>growth</m:t>
        </m:r>
      </m:oMath>
      <w:r w:rsidRPr="009E7D68">
        <w:rPr>
          <w:rFonts w:hint="eastAsia"/>
          <w:szCs w:val="24"/>
        </w:rPr>
        <w:t>，</w:t>
      </w:r>
      <w:proofErr w:type="gramStart"/>
      <w:r w:rsidRPr="009E7D68">
        <w:rPr>
          <w:rFonts w:hint="eastAsia"/>
          <w:szCs w:val="24"/>
        </w:rPr>
        <w:t>得到</w:t>
      </w:r>
      <w:r w:rsidRPr="009E7D68">
        <w:rPr>
          <w:rFonts w:hint="eastAsia"/>
        </w:rPr>
        <w:t>得到</w:t>
      </w:r>
      <w:proofErr w:type="gramEnd"/>
      <w:r w:rsidRPr="009E7D68">
        <w:rPr>
          <w:szCs w:val="24"/>
        </w:rPr>
        <w:t>与时间</w:t>
      </w:r>
      <w:r w:rsidRPr="009E7D68">
        <w:rPr>
          <w:szCs w:val="24"/>
        </w:rPr>
        <w:t>t</w:t>
      </w:r>
      <w:r w:rsidRPr="009E7D68">
        <w:rPr>
          <w:szCs w:val="24"/>
        </w:rPr>
        <w:t>相关的</w:t>
      </w:r>
      <w:r w:rsidRPr="009E7D68">
        <w:rPr>
          <w:rFonts w:hint="eastAsia"/>
          <w:szCs w:val="24"/>
        </w:rPr>
        <w:t>总氮浓度</w:t>
      </w:r>
      <m:oMath>
        <m:d>
          <m:dPr>
            <m:begChr m:val="["/>
            <m:endChr m:val="]"/>
            <m:ctrlPr>
              <w:rPr>
                <w:rFonts w:ascii="Cambria Math" w:hAnsi="Cambria Math"/>
              </w:rPr>
            </m:ctrlPr>
          </m:dPr>
          <m:e>
            <m:r>
              <m:rPr>
                <m:nor/>
              </m:rPr>
              <w:rPr>
                <w:rFonts w:ascii="Cambria Math" w:hAnsi="Cambria Math"/>
              </w:rPr>
              <m:t>TN</m:t>
            </m:r>
          </m:e>
        </m:d>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szCs w:val="24"/>
        </w:rPr>
        <w:t>叶绿素浓度</w:t>
      </w:r>
      <m:oMath>
        <m:r>
          <m:rPr>
            <m:sty m:val="p"/>
          </m:rPr>
          <w:rPr>
            <w:rFonts w:ascii="Cambria Math" w:hAnsi="Cambria Math"/>
          </w:rPr>
          <m:t>C</m:t>
        </m:r>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szCs w:val="24"/>
        </w:rPr>
        <w:t>溶解氧</w:t>
      </w:r>
      <m:oMath>
        <m:r>
          <m:rPr>
            <m:nor/>
          </m:rPr>
          <w:rPr>
            <w:rFonts w:ascii="Cambria Math" w:hAnsi="Cambria Math"/>
          </w:rPr>
          <m:t>DO</m:t>
        </m:r>
        <m:d>
          <m:dPr>
            <m:ctrlPr>
              <w:rPr>
                <w:rFonts w:ascii="Cambria Math" w:hAnsi="Cambria Math"/>
              </w:rPr>
            </m:ctrlPr>
          </m:dPr>
          <m:e>
            <m:r>
              <m:rPr>
                <m:sty m:val="p"/>
              </m:rPr>
              <w:rPr>
                <w:rFonts w:ascii="Cambria Math" w:hAnsi="Cambria Math"/>
              </w:rPr>
              <m:t>t</m:t>
            </m:r>
          </m:e>
        </m:d>
      </m:oMath>
      <w:r w:rsidRPr="009E7D68">
        <w:rPr>
          <w:rFonts w:hint="eastAsia"/>
        </w:rPr>
        <w:t>。</w:t>
      </w:r>
    </w:p>
    <w:p w14:paraId="444D9F2B" w14:textId="77777777" w:rsidR="00082332" w:rsidRPr="009E7D68" w:rsidRDefault="00082332" w:rsidP="00082332">
      <w:pPr>
        <w:pStyle w:val="a3"/>
        <w:adjustRightInd w:val="0"/>
        <w:snapToGrid w:val="0"/>
        <w:spacing w:line="360" w:lineRule="auto"/>
        <w:ind w:firstLineChars="200" w:firstLine="480"/>
        <w:rPr>
          <w:szCs w:val="24"/>
        </w:rPr>
      </w:pPr>
      <w:r w:rsidRPr="009E7D68">
        <w:rPr>
          <w:szCs w:val="24"/>
        </w:rPr>
        <w:t>进一步地，</w:t>
      </w:r>
      <w:r w:rsidRPr="009E7D68">
        <w:rPr>
          <w:rFonts w:hint="eastAsia"/>
          <w:szCs w:val="24"/>
        </w:rPr>
        <w:t>所述步骤</w:t>
      </w:r>
      <w:r w:rsidRPr="009E7D68">
        <w:rPr>
          <w:szCs w:val="24"/>
        </w:rPr>
        <w:t>S</w:t>
      </w:r>
      <w:r w:rsidRPr="009E7D68">
        <w:rPr>
          <w:rFonts w:hint="eastAsia"/>
          <w:szCs w:val="24"/>
        </w:rPr>
        <w:t>13</w:t>
      </w:r>
      <w:r w:rsidRPr="009E7D68">
        <w:rPr>
          <w:rFonts w:hint="eastAsia"/>
          <w:szCs w:val="24"/>
        </w:rPr>
        <w:t>中，</w:t>
      </w:r>
      <w:r w:rsidRPr="009E7D68">
        <w:rPr>
          <w:szCs w:val="24"/>
        </w:rPr>
        <w:t>管理参数</w:t>
      </w:r>
      <w:r w:rsidRPr="009E7D68">
        <w:rPr>
          <w:rFonts w:hint="eastAsia"/>
          <w:szCs w:val="24"/>
        </w:rPr>
        <w:t>还</w:t>
      </w:r>
      <w:r w:rsidRPr="009E7D68">
        <w:rPr>
          <w:szCs w:val="24"/>
        </w:rPr>
        <w:t>包括</w:t>
      </w:r>
      <w:r w:rsidRPr="009E7D68">
        <w:rPr>
          <w:rFonts w:hint="eastAsia"/>
          <w:szCs w:val="24"/>
        </w:rPr>
        <w:t>水交换率</w:t>
      </w:r>
      <m:oMath>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oMath>
      <w:r w:rsidRPr="009E7D68">
        <w:rPr>
          <w:rFonts w:hint="eastAsia"/>
        </w:rPr>
        <w:t>和鱼群密度。</w:t>
      </w:r>
    </w:p>
    <w:p w14:paraId="70E00E02" w14:textId="77777777" w:rsidR="00082332" w:rsidRPr="009E7D68" w:rsidRDefault="00082332" w:rsidP="00082332">
      <w:pPr>
        <w:pStyle w:val="a3"/>
        <w:adjustRightInd w:val="0"/>
        <w:snapToGrid w:val="0"/>
        <w:spacing w:line="360" w:lineRule="auto"/>
        <w:rPr>
          <w:szCs w:val="24"/>
        </w:rPr>
      </w:pPr>
      <w:r w:rsidRPr="009E7D68">
        <w:rPr>
          <w:szCs w:val="24"/>
        </w:rPr>
        <w:t>本发明还提供一种深海养殖动态综合监测管理系统，</w:t>
      </w:r>
      <w:r w:rsidRPr="009E7D68">
        <w:rPr>
          <w:rFonts w:hint="eastAsia"/>
          <w:szCs w:val="24"/>
        </w:rPr>
        <w:t>用于执行上述的</w:t>
      </w:r>
      <w:r w:rsidRPr="009E7D68">
        <w:rPr>
          <w:szCs w:val="24"/>
        </w:rPr>
        <w:t>深海养殖动态综合监测管理方法</w:t>
      </w:r>
      <w:r w:rsidRPr="009E7D68">
        <w:rPr>
          <w:rFonts w:hint="eastAsia"/>
          <w:szCs w:val="24"/>
        </w:rPr>
        <w:t>，包括：</w:t>
      </w:r>
    </w:p>
    <w:p w14:paraId="5E865750" w14:textId="77777777" w:rsidR="00082332" w:rsidRPr="009E7D68" w:rsidRDefault="00082332" w:rsidP="00082332">
      <w:pPr>
        <w:pStyle w:val="a3"/>
        <w:adjustRightInd w:val="0"/>
        <w:snapToGrid w:val="0"/>
        <w:spacing w:line="360" w:lineRule="auto"/>
        <w:ind w:left="408" w:firstLine="0"/>
        <w:rPr>
          <w:szCs w:val="24"/>
        </w:rPr>
      </w:pPr>
      <w:r w:rsidRPr="009E7D68">
        <w:rPr>
          <w:rFonts w:hint="eastAsia"/>
          <w:szCs w:val="24"/>
        </w:rPr>
        <w:t>实时监测模块，用于检测</w:t>
      </w:r>
      <w:r w:rsidRPr="009E7D68">
        <w:rPr>
          <w:szCs w:val="24"/>
        </w:rPr>
        <w:t>养殖区域</w:t>
      </w:r>
      <w:r w:rsidRPr="009E7D68">
        <w:rPr>
          <w:rFonts w:hint="eastAsia"/>
          <w:szCs w:val="24"/>
        </w:rPr>
        <w:t>的</w:t>
      </w:r>
      <w:r w:rsidRPr="009E7D68">
        <w:rPr>
          <w:szCs w:val="24"/>
        </w:rPr>
        <w:t>温度</w:t>
      </w:r>
      <w:r w:rsidRPr="009E7D68">
        <w:rPr>
          <w:rFonts w:hint="eastAsia"/>
          <w:szCs w:val="24"/>
        </w:rPr>
        <w:t>和</w:t>
      </w:r>
      <w:r w:rsidRPr="009E7D68">
        <w:rPr>
          <w:szCs w:val="24"/>
        </w:rPr>
        <w:t>水质参数</w:t>
      </w:r>
      <w:r w:rsidRPr="009E7D68">
        <w:rPr>
          <w:rFonts w:hint="eastAsia"/>
          <w:szCs w:val="24"/>
        </w:rPr>
        <w:t>；</w:t>
      </w:r>
    </w:p>
    <w:p w14:paraId="62D08A2D" w14:textId="77777777" w:rsidR="00082332" w:rsidRPr="009E7D68" w:rsidRDefault="00082332" w:rsidP="00082332">
      <w:pPr>
        <w:pStyle w:val="a3"/>
        <w:adjustRightInd w:val="0"/>
        <w:snapToGrid w:val="0"/>
        <w:spacing w:line="360" w:lineRule="auto"/>
        <w:rPr>
          <w:szCs w:val="24"/>
        </w:rPr>
      </w:pPr>
      <w:r w:rsidRPr="009E7D68">
        <w:rPr>
          <w:rFonts w:hint="eastAsia"/>
          <w:szCs w:val="24"/>
        </w:rPr>
        <w:t>控制模块，与实时监测模块通讯相连，其中设置有</w:t>
      </w:r>
      <w:r w:rsidRPr="009E7D68">
        <w:rPr>
          <w:szCs w:val="24"/>
        </w:rPr>
        <w:t>预测模型</w:t>
      </w:r>
      <w:r w:rsidRPr="009E7D68">
        <w:rPr>
          <w:rFonts w:hint="eastAsia"/>
          <w:szCs w:val="24"/>
        </w:rPr>
        <w:t>，用于接收实时监测模块所测量的数据并处理计算，得到</w:t>
      </w:r>
      <w:r w:rsidRPr="009E7D68">
        <w:rPr>
          <w:szCs w:val="24"/>
        </w:rPr>
        <w:t>考核指标参数随时间的变化关系</w:t>
      </w:r>
      <w:r w:rsidRPr="009E7D68">
        <w:rPr>
          <w:rFonts w:hint="eastAsia"/>
          <w:szCs w:val="24"/>
        </w:rPr>
        <w:t>，</w:t>
      </w:r>
    </w:p>
    <w:p w14:paraId="7551D2AF" w14:textId="77777777" w:rsidR="00082332" w:rsidRPr="009E7D68" w:rsidRDefault="00082332" w:rsidP="00082332">
      <w:pPr>
        <w:pStyle w:val="a3"/>
        <w:adjustRightInd w:val="0"/>
        <w:snapToGrid w:val="0"/>
        <w:spacing w:line="360" w:lineRule="auto"/>
        <w:rPr>
          <w:szCs w:val="24"/>
        </w:rPr>
      </w:pPr>
      <w:r w:rsidRPr="009E7D68">
        <w:rPr>
          <w:rFonts w:hint="eastAsia"/>
          <w:szCs w:val="24"/>
        </w:rPr>
        <w:t>输出模块：与控制模块相连，用于输出控制模块得到</w:t>
      </w:r>
      <w:r w:rsidRPr="009E7D68">
        <w:rPr>
          <w:szCs w:val="24"/>
        </w:rPr>
        <w:t>考核指标参数随时间的变化关系</w:t>
      </w:r>
      <w:r w:rsidRPr="009E7D68">
        <w:rPr>
          <w:rFonts w:hint="eastAsia"/>
          <w:szCs w:val="24"/>
        </w:rPr>
        <w:t>。</w:t>
      </w:r>
    </w:p>
    <w:p w14:paraId="5F0C8AD1" w14:textId="77777777" w:rsidR="00082332" w:rsidRPr="009E7D68" w:rsidRDefault="00082332" w:rsidP="00082332">
      <w:pPr>
        <w:pStyle w:val="a3"/>
        <w:adjustRightInd w:val="0"/>
        <w:snapToGrid w:val="0"/>
        <w:spacing w:line="360" w:lineRule="auto"/>
        <w:rPr>
          <w:szCs w:val="24"/>
        </w:rPr>
      </w:pPr>
      <w:r w:rsidRPr="009E7D68">
        <w:rPr>
          <w:szCs w:val="24"/>
        </w:rPr>
        <w:t>如上所述，本发明涉及的</w:t>
      </w:r>
      <w:r w:rsidRPr="009E7D68">
        <w:rPr>
          <w:rFonts w:hint="eastAsia"/>
          <w:szCs w:val="24"/>
        </w:rPr>
        <w:t>深海养殖动态综合监测管理方法及系统，具有以下有益效果：</w:t>
      </w:r>
    </w:p>
    <w:p w14:paraId="7F366EE1" w14:textId="77777777" w:rsidR="00082332" w:rsidRPr="009E7D68" w:rsidRDefault="00082332" w:rsidP="00082332">
      <w:pPr>
        <w:pStyle w:val="a3"/>
        <w:adjustRightInd w:val="0"/>
        <w:snapToGrid w:val="0"/>
        <w:spacing w:line="360" w:lineRule="auto"/>
        <w:rPr>
          <w:szCs w:val="24"/>
        </w:rPr>
      </w:pPr>
      <w:r w:rsidRPr="009E7D68">
        <w:rPr>
          <w:rFonts w:hint="eastAsia"/>
          <w:szCs w:val="24"/>
        </w:rPr>
        <w:t>整合了生物、环境和养殖操作等各项因素，通过实时监测、预测建模和自适应管理，能够提供全面综合的动态评估预测，为养殖调整做依据，优化投饵、群密度和水交换等，平衡养殖效率与环境的影响，优化生态承载能力并减少环境影响，能够适合深海网箱环境。</w:t>
      </w:r>
    </w:p>
    <w:p w14:paraId="57BD43EC" w14:textId="77777777" w:rsidR="0094683F" w:rsidRPr="009E7D68" w:rsidRDefault="0094683F" w:rsidP="00983132">
      <w:pPr>
        <w:pStyle w:val="a3"/>
        <w:adjustRightInd w:val="0"/>
        <w:snapToGrid w:val="0"/>
        <w:spacing w:line="360" w:lineRule="auto"/>
        <w:ind w:firstLineChars="200" w:firstLine="480"/>
        <w:rPr>
          <w:snapToGrid w:val="0"/>
          <w:kern w:val="0"/>
          <w:szCs w:val="24"/>
        </w:rPr>
      </w:pPr>
    </w:p>
    <w:p w14:paraId="12E39E50" w14:textId="77777777" w:rsidR="0094683F" w:rsidRPr="009E7D68" w:rsidRDefault="0094683F" w:rsidP="007278AE">
      <w:pPr>
        <w:pStyle w:val="a3"/>
        <w:adjustRightInd w:val="0"/>
        <w:snapToGrid w:val="0"/>
        <w:spacing w:line="360" w:lineRule="auto"/>
        <w:ind w:firstLine="0"/>
        <w:rPr>
          <w:b/>
          <w:szCs w:val="24"/>
        </w:rPr>
      </w:pPr>
      <w:r w:rsidRPr="009E7D68">
        <w:rPr>
          <w:b/>
          <w:szCs w:val="24"/>
        </w:rPr>
        <w:t>附图说明</w:t>
      </w:r>
    </w:p>
    <w:p w14:paraId="413D13EA" w14:textId="35124297" w:rsidR="001523B3" w:rsidRPr="009E7D68" w:rsidRDefault="001523B3" w:rsidP="001523B3">
      <w:pPr>
        <w:pStyle w:val="a3"/>
        <w:adjustRightInd w:val="0"/>
        <w:snapToGrid w:val="0"/>
        <w:spacing w:line="360" w:lineRule="auto"/>
        <w:ind w:firstLineChars="200" w:firstLine="480"/>
        <w:rPr>
          <w:snapToGrid w:val="0"/>
          <w:kern w:val="0"/>
          <w:szCs w:val="24"/>
        </w:rPr>
      </w:pPr>
      <w:r w:rsidRPr="009E7D68">
        <w:rPr>
          <w:snapToGrid w:val="0"/>
          <w:kern w:val="0"/>
          <w:szCs w:val="24"/>
        </w:rPr>
        <w:t>图</w:t>
      </w:r>
      <w:r w:rsidRPr="009E7D68">
        <w:rPr>
          <w:snapToGrid w:val="0"/>
          <w:kern w:val="0"/>
          <w:szCs w:val="24"/>
        </w:rPr>
        <w:t>1</w:t>
      </w:r>
      <w:r w:rsidRPr="009E7D68">
        <w:rPr>
          <w:snapToGrid w:val="0"/>
          <w:kern w:val="0"/>
          <w:szCs w:val="24"/>
        </w:rPr>
        <w:t>为本发明的</w:t>
      </w:r>
      <w:r w:rsidR="00912C9D" w:rsidRPr="009E7D68">
        <w:rPr>
          <w:szCs w:val="24"/>
        </w:rPr>
        <w:t>深海养殖动态综合监测管理方法</w:t>
      </w:r>
      <w:r w:rsidRPr="009E7D68">
        <w:rPr>
          <w:szCs w:val="24"/>
        </w:rPr>
        <w:t>的</w:t>
      </w:r>
      <w:r w:rsidR="00912C9D" w:rsidRPr="009E7D68">
        <w:rPr>
          <w:rFonts w:hint="eastAsia"/>
          <w:szCs w:val="24"/>
        </w:rPr>
        <w:t>流程</w:t>
      </w:r>
      <w:r w:rsidRPr="009E7D68">
        <w:rPr>
          <w:szCs w:val="24"/>
        </w:rPr>
        <w:t>示意图</w:t>
      </w:r>
      <w:r w:rsidRPr="009E7D68">
        <w:rPr>
          <w:snapToGrid w:val="0"/>
          <w:kern w:val="0"/>
          <w:szCs w:val="24"/>
        </w:rPr>
        <w:t>。</w:t>
      </w:r>
    </w:p>
    <w:p w14:paraId="5F31E254" w14:textId="4F09DA0A" w:rsidR="001523B3" w:rsidRPr="009E7D68" w:rsidRDefault="001523B3" w:rsidP="001523B3">
      <w:pPr>
        <w:pStyle w:val="a3"/>
        <w:adjustRightInd w:val="0"/>
        <w:snapToGrid w:val="0"/>
        <w:spacing w:line="360" w:lineRule="auto"/>
        <w:ind w:firstLineChars="200" w:firstLine="480"/>
        <w:rPr>
          <w:snapToGrid w:val="0"/>
          <w:kern w:val="0"/>
          <w:szCs w:val="24"/>
        </w:rPr>
      </w:pPr>
      <w:r w:rsidRPr="009E7D68">
        <w:rPr>
          <w:snapToGrid w:val="0"/>
          <w:kern w:val="0"/>
          <w:szCs w:val="24"/>
        </w:rPr>
        <w:lastRenderedPageBreak/>
        <w:t>图</w:t>
      </w:r>
      <w:r w:rsidRPr="009E7D68">
        <w:rPr>
          <w:snapToGrid w:val="0"/>
          <w:kern w:val="0"/>
          <w:szCs w:val="24"/>
        </w:rPr>
        <w:t>2</w:t>
      </w:r>
      <w:r w:rsidRPr="009E7D68">
        <w:rPr>
          <w:snapToGrid w:val="0"/>
          <w:kern w:val="0"/>
          <w:szCs w:val="24"/>
        </w:rPr>
        <w:t>为本发明中</w:t>
      </w:r>
      <w:r w:rsidR="000A4BA6" w:rsidRPr="009E7D68">
        <w:rPr>
          <w:rFonts w:hint="eastAsia"/>
          <w:szCs w:val="24"/>
        </w:rPr>
        <w:t>预测模型</w:t>
      </w:r>
      <w:r w:rsidR="00912C9D" w:rsidRPr="009E7D68">
        <w:rPr>
          <w:rFonts w:hint="eastAsia"/>
          <w:snapToGrid w:val="0"/>
          <w:kern w:val="0"/>
          <w:szCs w:val="24"/>
        </w:rPr>
        <w:t>得到的</w:t>
      </w:r>
      <w:r w:rsidR="000A4BA6" w:rsidRPr="009E7D68">
        <w:rPr>
          <w:rFonts w:hint="eastAsia"/>
          <w:szCs w:val="24"/>
        </w:rPr>
        <w:t>温度</w:t>
      </w:r>
      <m:oMath>
        <m:r>
          <m:rPr>
            <m:sty m:val="p"/>
          </m:rPr>
          <w:rPr>
            <w:rFonts w:ascii="Cambria Math" w:hAnsi="Cambria Math"/>
          </w:rPr>
          <m:t>T</m:t>
        </m:r>
        <m:d>
          <m:dPr>
            <m:ctrlPr>
              <w:rPr>
                <w:rFonts w:ascii="Cambria Math" w:hAnsi="Cambria Math"/>
              </w:rPr>
            </m:ctrlPr>
          </m:dPr>
          <m:e>
            <m:r>
              <m:rPr>
                <m:sty m:val="p"/>
              </m:rPr>
              <w:rPr>
                <w:rFonts w:ascii="Cambria Math" w:hAnsi="Cambria Math"/>
              </w:rPr>
              <m:t>t</m:t>
            </m:r>
          </m:e>
        </m:d>
      </m:oMath>
      <w:r w:rsidR="000A4BA6" w:rsidRPr="009E7D68">
        <w:rPr>
          <w:rFonts w:hint="eastAsia"/>
        </w:rPr>
        <w:t>的曲线示意图</w:t>
      </w:r>
      <w:r w:rsidRPr="009E7D68">
        <w:rPr>
          <w:snapToGrid w:val="0"/>
          <w:kern w:val="0"/>
          <w:szCs w:val="24"/>
        </w:rPr>
        <w:t>。</w:t>
      </w:r>
    </w:p>
    <w:p w14:paraId="17C4A70E" w14:textId="3557ADB0" w:rsidR="001523B3" w:rsidRPr="009E7D68" w:rsidRDefault="001523B3" w:rsidP="001523B3">
      <w:pPr>
        <w:pStyle w:val="a3"/>
        <w:adjustRightInd w:val="0"/>
        <w:snapToGrid w:val="0"/>
        <w:spacing w:line="360" w:lineRule="auto"/>
        <w:ind w:firstLineChars="200" w:firstLine="480"/>
        <w:rPr>
          <w:snapToGrid w:val="0"/>
          <w:kern w:val="0"/>
          <w:szCs w:val="24"/>
        </w:rPr>
      </w:pPr>
      <w:r w:rsidRPr="009E7D68">
        <w:rPr>
          <w:snapToGrid w:val="0"/>
          <w:kern w:val="0"/>
          <w:szCs w:val="24"/>
        </w:rPr>
        <w:t>图</w:t>
      </w:r>
      <w:r w:rsidRPr="009E7D68">
        <w:rPr>
          <w:snapToGrid w:val="0"/>
          <w:kern w:val="0"/>
          <w:szCs w:val="24"/>
        </w:rPr>
        <w:t>3</w:t>
      </w:r>
      <w:r w:rsidR="000A4BA6" w:rsidRPr="009E7D68">
        <w:rPr>
          <w:snapToGrid w:val="0"/>
          <w:kern w:val="0"/>
          <w:szCs w:val="24"/>
        </w:rPr>
        <w:t>为本发明中</w:t>
      </w:r>
      <w:r w:rsidR="000A4BA6" w:rsidRPr="009E7D68">
        <w:rPr>
          <w:rFonts w:hint="eastAsia"/>
          <w:szCs w:val="24"/>
        </w:rPr>
        <w:t>预测模型</w:t>
      </w:r>
      <w:r w:rsidR="000A4BA6" w:rsidRPr="009E7D68">
        <w:rPr>
          <w:rFonts w:hint="eastAsia"/>
          <w:snapToGrid w:val="0"/>
          <w:kern w:val="0"/>
          <w:szCs w:val="24"/>
        </w:rPr>
        <w:t>得到的</w:t>
      </w:r>
      <w:r w:rsidR="000A4BA6" w:rsidRPr="009E7D68">
        <w:rPr>
          <w:szCs w:val="24"/>
        </w:rPr>
        <w:t>鱼群数量</w:t>
      </w:r>
      <m:oMath>
        <m:r>
          <m:rPr>
            <m:sty m:val="p"/>
          </m:rPr>
          <w:rPr>
            <w:rFonts w:ascii="Cambria Math" w:hAnsi="Cambria Math"/>
          </w:rPr>
          <m:t>N</m:t>
        </m:r>
        <m:d>
          <m:dPr>
            <m:ctrlPr>
              <w:rPr>
                <w:rFonts w:ascii="Cambria Math" w:hAnsi="Cambria Math"/>
              </w:rPr>
            </m:ctrlPr>
          </m:dPr>
          <m:e>
            <m:r>
              <m:rPr>
                <m:sty m:val="p"/>
              </m:rPr>
              <w:rPr>
                <w:rFonts w:ascii="Cambria Math" w:hAnsi="Cambria Math"/>
              </w:rPr>
              <m:t>t</m:t>
            </m:r>
          </m:e>
        </m:d>
      </m:oMath>
      <w:r w:rsidR="000A4BA6" w:rsidRPr="009E7D68">
        <w:rPr>
          <w:rFonts w:hint="eastAsia"/>
        </w:rPr>
        <w:t>的曲线示意图</w:t>
      </w:r>
      <w:r w:rsidRPr="009E7D68">
        <w:rPr>
          <w:snapToGrid w:val="0"/>
          <w:kern w:val="0"/>
          <w:szCs w:val="24"/>
        </w:rPr>
        <w:t>。</w:t>
      </w:r>
    </w:p>
    <w:p w14:paraId="6E498532" w14:textId="0E93478F" w:rsidR="001523B3" w:rsidRPr="009E7D68" w:rsidRDefault="001523B3" w:rsidP="001523B3">
      <w:pPr>
        <w:pStyle w:val="a3"/>
        <w:adjustRightInd w:val="0"/>
        <w:snapToGrid w:val="0"/>
        <w:spacing w:line="360" w:lineRule="auto"/>
        <w:ind w:firstLineChars="200" w:firstLine="480"/>
        <w:rPr>
          <w:snapToGrid w:val="0"/>
          <w:kern w:val="0"/>
          <w:szCs w:val="24"/>
        </w:rPr>
      </w:pPr>
      <w:r w:rsidRPr="009E7D68">
        <w:rPr>
          <w:snapToGrid w:val="0"/>
          <w:kern w:val="0"/>
          <w:szCs w:val="24"/>
        </w:rPr>
        <w:t>图</w:t>
      </w:r>
      <w:r w:rsidRPr="009E7D68">
        <w:rPr>
          <w:snapToGrid w:val="0"/>
          <w:kern w:val="0"/>
          <w:szCs w:val="24"/>
        </w:rPr>
        <w:t>4</w:t>
      </w:r>
      <w:r w:rsidR="000A4BA6" w:rsidRPr="009E7D68">
        <w:rPr>
          <w:snapToGrid w:val="0"/>
          <w:kern w:val="0"/>
          <w:szCs w:val="24"/>
        </w:rPr>
        <w:t>为本发明中</w:t>
      </w:r>
      <w:r w:rsidR="000A4BA6" w:rsidRPr="009E7D68">
        <w:rPr>
          <w:rFonts w:hint="eastAsia"/>
          <w:szCs w:val="24"/>
        </w:rPr>
        <w:t>预测模型</w:t>
      </w:r>
      <w:r w:rsidR="000A4BA6" w:rsidRPr="009E7D68">
        <w:rPr>
          <w:rFonts w:hint="eastAsia"/>
          <w:snapToGrid w:val="0"/>
          <w:kern w:val="0"/>
          <w:szCs w:val="24"/>
        </w:rPr>
        <w:t>得到的</w:t>
      </w:r>
      <w:r w:rsidR="000A4BA6" w:rsidRPr="009E7D68">
        <w:rPr>
          <w:szCs w:val="24"/>
        </w:rPr>
        <w:t>单体鱼体重</w:t>
      </w:r>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oMath>
      <w:r w:rsidR="000A4BA6" w:rsidRPr="009E7D68">
        <w:rPr>
          <w:rFonts w:hint="eastAsia"/>
        </w:rPr>
        <w:t>的曲线示意图</w:t>
      </w:r>
      <w:r w:rsidRPr="009E7D68">
        <w:rPr>
          <w:snapToGrid w:val="0"/>
          <w:kern w:val="0"/>
          <w:szCs w:val="24"/>
        </w:rPr>
        <w:t>。</w:t>
      </w:r>
    </w:p>
    <w:p w14:paraId="1587C973" w14:textId="225719C0" w:rsidR="001523B3" w:rsidRPr="009E7D68" w:rsidRDefault="001523B3" w:rsidP="001523B3">
      <w:pPr>
        <w:pStyle w:val="a3"/>
        <w:adjustRightInd w:val="0"/>
        <w:snapToGrid w:val="0"/>
        <w:spacing w:line="360" w:lineRule="auto"/>
        <w:ind w:firstLineChars="200" w:firstLine="480"/>
        <w:rPr>
          <w:szCs w:val="24"/>
        </w:rPr>
      </w:pPr>
      <w:r w:rsidRPr="009E7D68">
        <w:rPr>
          <w:snapToGrid w:val="0"/>
          <w:kern w:val="0"/>
          <w:szCs w:val="24"/>
        </w:rPr>
        <w:t>图</w:t>
      </w:r>
      <w:r w:rsidRPr="009E7D68">
        <w:rPr>
          <w:snapToGrid w:val="0"/>
          <w:kern w:val="0"/>
          <w:szCs w:val="24"/>
        </w:rPr>
        <w:t>5</w:t>
      </w:r>
      <w:r w:rsidR="000A4BA6" w:rsidRPr="009E7D68">
        <w:rPr>
          <w:snapToGrid w:val="0"/>
          <w:kern w:val="0"/>
          <w:szCs w:val="24"/>
        </w:rPr>
        <w:t>为本发明中</w:t>
      </w:r>
      <w:r w:rsidR="000A4BA6" w:rsidRPr="009E7D68">
        <w:rPr>
          <w:rFonts w:hint="eastAsia"/>
          <w:szCs w:val="24"/>
        </w:rPr>
        <w:t>预测模型</w:t>
      </w:r>
      <w:r w:rsidR="000A4BA6" w:rsidRPr="009E7D68">
        <w:rPr>
          <w:rFonts w:hint="eastAsia"/>
          <w:snapToGrid w:val="0"/>
          <w:kern w:val="0"/>
          <w:szCs w:val="24"/>
        </w:rPr>
        <w:t>得到</w:t>
      </w:r>
      <w:proofErr w:type="gramStart"/>
      <w:r w:rsidR="000A4BA6" w:rsidRPr="009E7D68">
        <w:rPr>
          <w:rFonts w:hint="eastAsia"/>
          <w:snapToGrid w:val="0"/>
          <w:kern w:val="0"/>
          <w:szCs w:val="24"/>
        </w:rPr>
        <w:t>的</w:t>
      </w:r>
      <w:r w:rsidR="000A4BA6" w:rsidRPr="009E7D68">
        <w:rPr>
          <w:szCs w:val="24"/>
        </w:rPr>
        <w:t>鱼总生物量</w:t>
      </w:r>
      <w:proofErr w:type="gramEnd"/>
      <m:oMath>
        <m:r>
          <m:rPr>
            <m:sty m:val="p"/>
          </m:rPr>
          <w:rPr>
            <w:rFonts w:ascii="Cambria Math" w:hAnsi="Cambria Math"/>
          </w:rPr>
          <m:t>B</m:t>
        </m:r>
        <m:d>
          <m:dPr>
            <m:ctrlPr>
              <w:rPr>
                <w:rFonts w:ascii="Cambria Math" w:hAnsi="Cambria Math"/>
              </w:rPr>
            </m:ctrlPr>
          </m:dPr>
          <m:e>
            <m:r>
              <m:rPr>
                <m:sty m:val="p"/>
              </m:rPr>
              <w:rPr>
                <w:rFonts w:ascii="Cambria Math" w:hAnsi="Cambria Math"/>
              </w:rPr>
              <m:t>t</m:t>
            </m:r>
          </m:e>
        </m:d>
      </m:oMath>
      <w:r w:rsidR="000A4BA6" w:rsidRPr="009E7D68">
        <w:rPr>
          <w:rFonts w:hint="eastAsia"/>
        </w:rPr>
        <w:t>的曲线示意图</w:t>
      </w:r>
      <w:r w:rsidRPr="009E7D68">
        <w:rPr>
          <w:szCs w:val="24"/>
        </w:rPr>
        <w:t>。</w:t>
      </w:r>
    </w:p>
    <w:p w14:paraId="1DD9A46B" w14:textId="291A9472" w:rsidR="000A4BA6" w:rsidRPr="009E7D68" w:rsidRDefault="000A4BA6" w:rsidP="000A4BA6">
      <w:pPr>
        <w:pStyle w:val="a3"/>
        <w:adjustRightInd w:val="0"/>
        <w:snapToGrid w:val="0"/>
        <w:spacing w:line="360" w:lineRule="auto"/>
        <w:ind w:firstLineChars="200" w:firstLine="480"/>
        <w:rPr>
          <w:szCs w:val="24"/>
        </w:rPr>
      </w:pPr>
      <w:r w:rsidRPr="009E7D68">
        <w:rPr>
          <w:snapToGrid w:val="0"/>
          <w:kern w:val="0"/>
          <w:szCs w:val="24"/>
        </w:rPr>
        <w:t>图</w:t>
      </w:r>
      <w:r w:rsidRPr="009E7D68">
        <w:rPr>
          <w:rFonts w:hint="eastAsia"/>
          <w:snapToGrid w:val="0"/>
          <w:kern w:val="0"/>
          <w:szCs w:val="24"/>
        </w:rPr>
        <w:t>6</w:t>
      </w:r>
      <w:r w:rsidRPr="009E7D68">
        <w:rPr>
          <w:snapToGrid w:val="0"/>
          <w:kern w:val="0"/>
          <w:szCs w:val="24"/>
        </w:rPr>
        <w:t>为本发明中</w:t>
      </w:r>
      <w:r w:rsidRPr="009E7D68">
        <w:rPr>
          <w:rFonts w:hint="eastAsia"/>
          <w:szCs w:val="24"/>
        </w:rPr>
        <w:t>预测模型</w:t>
      </w:r>
      <w:r w:rsidRPr="009E7D68">
        <w:rPr>
          <w:rFonts w:hint="eastAsia"/>
          <w:snapToGrid w:val="0"/>
          <w:kern w:val="0"/>
          <w:szCs w:val="24"/>
        </w:rPr>
        <w:t>得到的</w:t>
      </w:r>
      <w:r w:rsidRPr="009E7D68">
        <w:rPr>
          <w:szCs w:val="24"/>
        </w:rPr>
        <w:t>投饵量</w:t>
      </w:r>
      <m:oMath>
        <m:r>
          <m:rPr>
            <m:sty m:val="p"/>
          </m:rPr>
          <w:rPr>
            <w:rFonts w:ascii="Cambria Math" w:hAnsi="Cambria Math"/>
          </w:rPr>
          <m:t>F</m:t>
        </m:r>
        <m:d>
          <m:dPr>
            <m:ctrlPr>
              <w:rPr>
                <w:rFonts w:ascii="Cambria Math" w:hAnsi="Cambria Math"/>
              </w:rPr>
            </m:ctrlPr>
          </m:dPr>
          <m:e>
            <m:r>
              <m:rPr>
                <m:sty m:val="p"/>
              </m:rPr>
              <w:rPr>
                <w:rFonts w:ascii="Cambria Math" w:hAnsi="Cambria Math"/>
              </w:rPr>
              <m:t>t</m:t>
            </m:r>
          </m:e>
        </m:d>
      </m:oMath>
      <w:r w:rsidRPr="009E7D68">
        <w:rPr>
          <w:rFonts w:hint="eastAsia"/>
        </w:rPr>
        <w:t>的曲线示意图</w:t>
      </w:r>
      <w:r w:rsidRPr="009E7D68">
        <w:rPr>
          <w:szCs w:val="24"/>
        </w:rPr>
        <w:t>。</w:t>
      </w:r>
    </w:p>
    <w:p w14:paraId="6C12DF3C" w14:textId="66AD45E2" w:rsidR="000A4BA6" w:rsidRPr="009E7D68" w:rsidRDefault="000A4BA6" w:rsidP="000A4BA6">
      <w:pPr>
        <w:pStyle w:val="a3"/>
        <w:adjustRightInd w:val="0"/>
        <w:snapToGrid w:val="0"/>
        <w:spacing w:line="360" w:lineRule="auto"/>
        <w:ind w:firstLineChars="200" w:firstLine="480"/>
        <w:rPr>
          <w:szCs w:val="24"/>
        </w:rPr>
      </w:pPr>
      <w:r w:rsidRPr="009E7D68">
        <w:rPr>
          <w:snapToGrid w:val="0"/>
          <w:kern w:val="0"/>
          <w:szCs w:val="24"/>
        </w:rPr>
        <w:t>图</w:t>
      </w:r>
      <w:r w:rsidRPr="009E7D68">
        <w:rPr>
          <w:rFonts w:hint="eastAsia"/>
          <w:snapToGrid w:val="0"/>
          <w:kern w:val="0"/>
          <w:szCs w:val="24"/>
        </w:rPr>
        <w:t>7</w:t>
      </w:r>
      <w:r w:rsidRPr="009E7D68">
        <w:rPr>
          <w:snapToGrid w:val="0"/>
          <w:kern w:val="0"/>
          <w:szCs w:val="24"/>
        </w:rPr>
        <w:t>为本发明中</w:t>
      </w:r>
      <w:r w:rsidRPr="009E7D68">
        <w:rPr>
          <w:rFonts w:hint="eastAsia"/>
          <w:szCs w:val="24"/>
        </w:rPr>
        <w:t>预测模型</w:t>
      </w:r>
      <w:r w:rsidRPr="009E7D68">
        <w:rPr>
          <w:rFonts w:hint="eastAsia"/>
          <w:snapToGrid w:val="0"/>
          <w:kern w:val="0"/>
          <w:szCs w:val="24"/>
        </w:rPr>
        <w:t>得到的</w:t>
      </w:r>
      <w:r w:rsidRPr="009E7D68">
        <w:rPr>
          <w:rFonts w:hint="eastAsia"/>
          <w:szCs w:val="24"/>
        </w:rPr>
        <w:t>总氮浓度</w:t>
      </w:r>
      <m:oMath>
        <m:d>
          <m:dPr>
            <m:begChr m:val="["/>
            <m:endChr m:val="]"/>
            <m:ctrlPr>
              <w:rPr>
                <w:rFonts w:ascii="Cambria Math" w:hAnsi="Cambria Math"/>
              </w:rPr>
            </m:ctrlPr>
          </m:dPr>
          <m:e>
            <m:r>
              <m:rPr>
                <m:nor/>
              </m:rPr>
              <w:rPr>
                <w:rFonts w:ascii="Cambria Math" w:hAnsi="Cambria Math"/>
              </w:rPr>
              <m:t>TN</m:t>
            </m:r>
          </m:e>
        </m:d>
        <m:d>
          <m:dPr>
            <m:ctrlPr>
              <w:rPr>
                <w:rFonts w:ascii="Cambria Math" w:hAnsi="Cambria Math"/>
              </w:rPr>
            </m:ctrlPr>
          </m:dPr>
          <m:e>
            <m:r>
              <m:rPr>
                <m:sty m:val="p"/>
              </m:rPr>
              <w:rPr>
                <w:rFonts w:ascii="Cambria Math" w:hAnsi="Cambria Math"/>
              </w:rPr>
              <m:t>t</m:t>
            </m:r>
          </m:e>
        </m:d>
      </m:oMath>
      <w:r w:rsidRPr="009E7D68">
        <w:rPr>
          <w:rFonts w:hint="eastAsia"/>
        </w:rPr>
        <w:t>的曲线示意图</w:t>
      </w:r>
      <w:r w:rsidRPr="009E7D68">
        <w:rPr>
          <w:szCs w:val="24"/>
        </w:rPr>
        <w:t>。</w:t>
      </w:r>
    </w:p>
    <w:p w14:paraId="14A7152F" w14:textId="5FCBAB00" w:rsidR="000A4BA6" w:rsidRPr="009E7D68" w:rsidRDefault="000A4BA6" w:rsidP="000A4BA6">
      <w:pPr>
        <w:pStyle w:val="a3"/>
        <w:adjustRightInd w:val="0"/>
        <w:snapToGrid w:val="0"/>
        <w:spacing w:line="360" w:lineRule="auto"/>
        <w:ind w:firstLineChars="200" w:firstLine="480"/>
        <w:rPr>
          <w:szCs w:val="24"/>
        </w:rPr>
      </w:pPr>
      <w:r w:rsidRPr="009E7D68">
        <w:rPr>
          <w:snapToGrid w:val="0"/>
          <w:kern w:val="0"/>
          <w:szCs w:val="24"/>
        </w:rPr>
        <w:t>图</w:t>
      </w:r>
      <w:r w:rsidRPr="009E7D68">
        <w:rPr>
          <w:rFonts w:hint="eastAsia"/>
          <w:snapToGrid w:val="0"/>
          <w:kern w:val="0"/>
          <w:szCs w:val="24"/>
        </w:rPr>
        <w:t>8</w:t>
      </w:r>
      <w:r w:rsidRPr="009E7D68">
        <w:rPr>
          <w:snapToGrid w:val="0"/>
          <w:kern w:val="0"/>
          <w:szCs w:val="24"/>
        </w:rPr>
        <w:t>为本发明中</w:t>
      </w:r>
      <w:r w:rsidRPr="009E7D68">
        <w:rPr>
          <w:rFonts w:hint="eastAsia"/>
          <w:szCs w:val="24"/>
        </w:rPr>
        <w:t>预测模型</w:t>
      </w:r>
      <w:r w:rsidRPr="009E7D68">
        <w:rPr>
          <w:rFonts w:hint="eastAsia"/>
          <w:snapToGrid w:val="0"/>
          <w:kern w:val="0"/>
          <w:szCs w:val="24"/>
        </w:rPr>
        <w:t>得到的</w:t>
      </w:r>
      <w:r w:rsidRPr="009E7D68">
        <w:rPr>
          <w:rFonts w:hint="eastAsia"/>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d>
          <m:dPr>
            <m:ctrlPr>
              <w:rPr>
                <w:rFonts w:ascii="Cambria Math" w:hAnsi="Cambria Math"/>
              </w:rPr>
            </m:ctrlPr>
          </m:dPr>
          <m:e>
            <m:r>
              <m:rPr>
                <m:sty m:val="p"/>
              </m:rPr>
              <w:rPr>
                <w:rFonts w:ascii="Cambria Math" w:hAnsi="Cambria Math"/>
              </w:rPr>
              <m:t>t</m:t>
            </m:r>
          </m:e>
        </m:d>
      </m:oMath>
      <w:r w:rsidRPr="009E7D68">
        <w:rPr>
          <w:rFonts w:hint="eastAsia"/>
        </w:rPr>
        <w:t>的曲线示意图</w:t>
      </w:r>
      <w:r w:rsidRPr="009E7D68">
        <w:rPr>
          <w:szCs w:val="24"/>
        </w:rPr>
        <w:t>。</w:t>
      </w:r>
    </w:p>
    <w:p w14:paraId="463EBEC9" w14:textId="1D848FB1" w:rsidR="000A4BA6" w:rsidRPr="009E7D68" w:rsidRDefault="000A4BA6" w:rsidP="000A4BA6">
      <w:pPr>
        <w:pStyle w:val="a3"/>
        <w:adjustRightInd w:val="0"/>
        <w:snapToGrid w:val="0"/>
        <w:spacing w:line="360" w:lineRule="auto"/>
        <w:ind w:firstLineChars="200" w:firstLine="480"/>
        <w:rPr>
          <w:szCs w:val="24"/>
        </w:rPr>
      </w:pPr>
      <w:r w:rsidRPr="009E7D68">
        <w:rPr>
          <w:snapToGrid w:val="0"/>
          <w:kern w:val="0"/>
          <w:szCs w:val="24"/>
        </w:rPr>
        <w:t>图</w:t>
      </w:r>
      <w:r w:rsidRPr="009E7D68">
        <w:rPr>
          <w:rFonts w:hint="eastAsia"/>
          <w:snapToGrid w:val="0"/>
          <w:kern w:val="0"/>
          <w:szCs w:val="24"/>
        </w:rPr>
        <w:t>9</w:t>
      </w:r>
      <w:r w:rsidRPr="009E7D68">
        <w:rPr>
          <w:snapToGrid w:val="0"/>
          <w:kern w:val="0"/>
          <w:szCs w:val="24"/>
        </w:rPr>
        <w:t>为本发明中</w:t>
      </w:r>
      <w:r w:rsidRPr="009E7D68">
        <w:rPr>
          <w:rFonts w:hint="eastAsia"/>
          <w:szCs w:val="24"/>
        </w:rPr>
        <w:t>预测模型</w:t>
      </w:r>
      <w:r w:rsidRPr="009E7D68">
        <w:rPr>
          <w:rFonts w:hint="eastAsia"/>
          <w:snapToGrid w:val="0"/>
          <w:kern w:val="0"/>
          <w:szCs w:val="24"/>
        </w:rPr>
        <w:t>得到的</w:t>
      </w:r>
      <w:r w:rsidRPr="009E7D68">
        <w:rPr>
          <w:rFonts w:hint="eastAsia"/>
          <w:szCs w:val="24"/>
        </w:rPr>
        <w:t>叶绿素浓度</w:t>
      </w:r>
      <m:oMath>
        <m:r>
          <m:rPr>
            <m:sty m:val="p"/>
          </m:rPr>
          <w:rPr>
            <w:rFonts w:ascii="Cambria Math" w:hAnsi="Cambria Math"/>
          </w:rPr>
          <m:t>C</m:t>
        </m:r>
        <m:d>
          <m:dPr>
            <m:ctrlPr>
              <w:rPr>
                <w:rFonts w:ascii="Cambria Math" w:hAnsi="Cambria Math"/>
              </w:rPr>
            </m:ctrlPr>
          </m:dPr>
          <m:e>
            <m:r>
              <m:rPr>
                <m:sty m:val="p"/>
              </m:rPr>
              <w:rPr>
                <w:rFonts w:ascii="Cambria Math" w:hAnsi="Cambria Math"/>
              </w:rPr>
              <m:t>t</m:t>
            </m:r>
          </m:e>
        </m:d>
      </m:oMath>
      <w:r w:rsidRPr="009E7D68">
        <w:rPr>
          <w:rFonts w:hint="eastAsia"/>
        </w:rPr>
        <w:t>的曲线示意图</w:t>
      </w:r>
      <w:r w:rsidRPr="009E7D68">
        <w:rPr>
          <w:szCs w:val="24"/>
        </w:rPr>
        <w:t>。</w:t>
      </w:r>
    </w:p>
    <w:p w14:paraId="07F0DC49" w14:textId="2288A364" w:rsidR="000A4BA6" w:rsidRPr="009E7D68" w:rsidRDefault="000A4BA6" w:rsidP="000A4BA6">
      <w:pPr>
        <w:pStyle w:val="a3"/>
        <w:adjustRightInd w:val="0"/>
        <w:snapToGrid w:val="0"/>
        <w:spacing w:line="360" w:lineRule="auto"/>
        <w:ind w:firstLineChars="200" w:firstLine="480"/>
        <w:rPr>
          <w:szCs w:val="24"/>
        </w:rPr>
      </w:pPr>
      <w:r w:rsidRPr="009E7D68">
        <w:rPr>
          <w:snapToGrid w:val="0"/>
          <w:kern w:val="0"/>
          <w:szCs w:val="24"/>
        </w:rPr>
        <w:t>图</w:t>
      </w:r>
      <w:r w:rsidRPr="009E7D68">
        <w:rPr>
          <w:rFonts w:hint="eastAsia"/>
          <w:snapToGrid w:val="0"/>
          <w:kern w:val="0"/>
          <w:szCs w:val="24"/>
        </w:rPr>
        <w:t>10</w:t>
      </w:r>
      <w:r w:rsidRPr="009E7D68">
        <w:rPr>
          <w:snapToGrid w:val="0"/>
          <w:kern w:val="0"/>
          <w:szCs w:val="24"/>
        </w:rPr>
        <w:t>为本发明中</w:t>
      </w:r>
      <w:r w:rsidRPr="009E7D68">
        <w:rPr>
          <w:rFonts w:hint="eastAsia"/>
          <w:szCs w:val="24"/>
        </w:rPr>
        <w:t>预测模型</w:t>
      </w:r>
      <w:r w:rsidRPr="009E7D68">
        <w:rPr>
          <w:rFonts w:hint="eastAsia"/>
          <w:snapToGrid w:val="0"/>
          <w:kern w:val="0"/>
          <w:szCs w:val="24"/>
        </w:rPr>
        <w:t>得到的</w:t>
      </w:r>
      <w:r w:rsidRPr="009E7D68">
        <w:rPr>
          <w:rFonts w:hint="eastAsia"/>
          <w:szCs w:val="24"/>
        </w:rPr>
        <w:t>溶解氧</w:t>
      </w:r>
      <m:oMath>
        <m:r>
          <m:rPr>
            <m:nor/>
          </m:rPr>
          <w:rPr>
            <w:rFonts w:ascii="Cambria Math" w:hAnsi="Cambria Math"/>
          </w:rPr>
          <m:t>DO</m:t>
        </m:r>
        <m:d>
          <m:dPr>
            <m:ctrlPr>
              <w:rPr>
                <w:rFonts w:ascii="Cambria Math" w:hAnsi="Cambria Math"/>
              </w:rPr>
            </m:ctrlPr>
          </m:dPr>
          <m:e>
            <m:r>
              <m:rPr>
                <m:sty m:val="p"/>
              </m:rPr>
              <w:rPr>
                <w:rFonts w:ascii="Cambria Math" w:hAnsi="Cambria Math"/>
              </w:rPr>
              <m:t>t</m:t>
            </m:r>
          </m:e>
        </m:d>
      </m:oMath>
      <w:r w:rsidRPr="009E7D68">
        <w:rPr>
          <w:rFonts w:hint="eastAsia"/>
        </w:rPr>
        <w:t>的曲线示意图</w:t>
      </w:r>
      <w:r w:rsidRPr="009E7D68">
        <w:rPr>
          <w:szCs w:val="24"/>
        </w:rPr>
        <w:t>。</w:t>
      </w:r>
    </w:p>
    <w:p w14:paraId="5A691E61" w14:textId="0607A1EC" w:rsidR="000A4BA6" w:rsidRPr="009E7D68" w:rsidRDefault="000A4BA6" w:rsidP="000A4BA6">
      <w:pPr>
        <w:pStyle w:val="a3"/>
        <w:adjustRightInd w:val="0"/>
        <w:snapToGrid w:val="0"/>
        <w:spacing w:line="360" w:lineRule="auto"/>
        <w:ind w:firstLineChars="200" w:firstLine="480"/>
        <w:rPr>
          <w:szCs w:val="24"/>
        </w:rPr>
      </w:pPr>
      <w:r w:rsidRPr="009E7D68">
        <w:rPr>
          <w:snapToGrid w:val="0"/>
          <w:kern w:val="0"/>
          <w:szCs w:val="24"/>
        </w:rPr>
        <w:t>图</w:t>
      </w:r>
      <w:r w:rsidRPr="009E7D68">
        <w:rPr>
          <w:rFonts w:hint="eastAsia"/>
          <w:snapToGrid w:val="0"/>
          <w:kern w:val="0"/>
          <w:szCs w:val="24"/>
        </w:rPr>
        <w:t>11</w:t>
      </w:r>
      <w:r w:rsidRPr="009E7D68">
        <w:rPr>
          <w:snapToGrid w:val="0"/>
          <w:kern w:val="0"/>
          <w:szCs w:val="24"/>
        </w:rPr>
        <w:t>为本发明中</w:t>
      </w:r>
      <w:r w:rsidRPr="009E7D68">
        <w:rPr>
          <w:rFonts w:hint="eastAsia"/>
          <w:szCs w:val="24"/>
        </w:rPr>
        <w:t>预测模型</w:t>
      </w:r>
      <w:r w:rsidRPr="009E7D68">
        <w:rPr>
          <w:rFonts w:hint="eastAsia"/>
          <w:snapToGrid w:val="0"/>
          <w:kern w:val="0"/>
          <w:szCs w:val="24"/>
        </w:rPr>
        <w:t>得到的</w:t>
      </w:r>
      <w:r w:rsidRPr="009E7D68">
        <w:rPr>
          <w:rFonts w:hint="eastAsia"/>
          <w:szCs w:val="24"/>
        </w:rPr>
        <w:t>氮累积排放</w:t>
      </w:r>
      <m:oMath>
        <m:r>
          <m:rPr>
            <m:nor/>
          </m:rPr>
          <w:rPr>
            <w:rFonts w:ascii="Cambria Math" w:hAnsi="Cambria Math"/>
          </w:rPr>
          <m:t>eTN</m:t>
        </m:r>
        <m:d>
          <m:dPr>
            <m:ctrlPr>
              <w:rPr>
                <w:rFonts w:ascii="Cambria Math" w:hAnsi="Cambria Math"/>
              </w:rPr>
            </m:ctrlPr>
          </m:dPr>
          <m:e>
            <m:r>
              <m:rPr>
                <m:sty m:val="p"/>
              </m:rPr>
              <w:rPr>
                <w:rFonts w:ascii="Cambria Math" w:hAnsi="Cambria Math"/>
              </w:rPr>
              <m:t>t</m:t>
            </m:r>
          </m:e>
        </m:d>
      </m:oMath>
      <w:r w:rsidRPr="009E7D68">
        <w:rPr>
          <w:rFonts w:hint="eastAsia"/>
        </w:rPr>
        <w:t>的曲线示意图</w:t>
      </w:r>
      <w:r w:rsidRPr="009E7D68">
        <w:rPr>
          <w:szCs w:val="24"/>
        </w:rPr>
        <w:t>。</w:t>
      </w:r>
    </w:p>
    <w:p w14:paraId="01A9CB71" w14:textId="6BA1230C" w:rsidR="000A4BA6" w:rsidRPr="009E7D68" w:rsidRDefault="000A4BA6" w:rsidP="000A4BA6">
      <w:pPr>
        <w:pStyle w:val="a3"/>
        <w:adjustRightInd w:val="0"/>
        <w:snapToGrid w:val="0"/>
        <w:spacing w:line="360" w:lineRule="auto"/>
        <w:ind w:firstLineChars="200" w:firstLine="480"/>
        <w:rPr>
          <w:szCs w:val="24"/>
        </w:rPr>
      </w:pPr>
      <w:r w:rsidRPr="009E7D68">
        <w:rPr>
          <w:snapToGrid w:val="0"/>
          <w:kern w:val="0"/>
          <w:szCs w:val="24"/>
        </w:rPr>
        <w:t>图</w:t>
      </w:r>
      <w:r w:rsidRPr="009E7D68">
        <w:rPr>
          <w:rFonts w:hint="eastAsia"/>
          <w:snapToGrid w:val="0"/>
          <w:kern w:val="0"/>
          <w:szCs w:val="24"/>
        </w:rPr>
        <w:t>12</w:t>
      </w:r>
      <w:r w:rsidRPr="009E7D68">
        <w:rPr>
          <w:snapToGrid w:val="0"/>
          <w:kern w:val="0"/>
          <w:szCs w:val="24"/>
        </w:rPr>
        <w:t>为本发明中</w:t>
      </w:r>
      <w:r w:rsidRPr="009E7D68">
        <w:rPr>
          <w:rFonts w:hint="eastAsia"/>
          <w:szCs w:val="24"/>
        </w:rPr>
        <w:t>预测模型</w:t>
      </w:r>
      <w:r w:rsidRPr="009E7D68">
        <w:rPr>
          <w:rFonts w:hint="eastAsia"/>
          <w:snapToGrid w:val="0"/>
          <w:kern w:val="0"/>
          <w:szCs w:val="24"/>
        </w:rPr>
        <w:t>得到的</w:t>
      </w:r>
      <w:r w:rsidRPr="009E7D68">
        <w:rPr>
          <w:rFonts w:hint="eastAsia"/>
          <w:szCs w:val="24"/>
        </w:rPr>
        <w:t>磷累积排放</w:t>
      </w:r>
      <m:oMath>
        <m:r>
          <m:rPr>
            <m:nor/>
          </m:rPr>
          <w:rPr>
            <w:rFonts w:ascii="Cambria Math" w:hAnsi="Cambria Math"/>
          </w:rPr>
          <m:t>eT</m:t>
        </m:r>
        <m:r>
          <m:rPr>
            <m:nor/>
          </m:rPr>
          <w:rPr>
            <w:rFonts w:ascii="Cambria Math" w:hAnsi="Cambria Math" w:hint="eastAsia"/>
          </w:rPr>
          <m:t>P</m:t>
        </m:r>
        <m:d>
          <m:dPr>
            <m:ctrlPr>
              <w:rPr>
                <w:rFonts w:ascii="Cambria Math" w:hAnsi="Cambria Math"/>
              </w:rPr>
            </m:ctrlPr>
          </m:dPr>
          <m:e>
            <m:r>
              <m:rPr>
                <m:sty m:val="p"/>
              </m:rPr>
              <w:rPr>
                <w:rFonts w:ascii="Cambria Math" w:hAnsi="Cambria Math"/>
              </w:rPr>
              <m:t>t</m:t>
            </m:r>
          </m:e>
        </m:d>
      </m:oMath>
      <w:r w:rsidRPr="009E7D68">
        <w:rPr>
          <w:rFonts w:hint="eastAsia"/>
        </w:rPr>
        <w:t>的曲线示意图</w:t>
      </w:r>
      <w:r w:rsidRPr="009E7D68">
        <w:rPr>
          <w:szCs w:val="24"/>
        </w:rPr>
        <w:t>。</w:t>
      </w:r>
    </w:p>
    <w:p w14:paraId="7AE84858" w14:textId="77777777" w:rsidR="00117DDC" w:rsidRPr="009E7D68" w:rsidRDefault="00117DDC" w:rsidP="00CA1245">
      <w:pPr>
        <w:pStyle w:val="a3"/>
        <w:adjustRightInd w:val="0"/>
        <w:snapToGrid w:val="0"/>
        <w:spacing w:line="360" w:lineRule="auto"/>
        <w:ind w:firstLine="0"/>
        <w:rPr>
          <w:szCs w:val="24"/>
        </w:rPr>
      </w:pPr>
    </w:p>
    <w:p w14:paraId="3C2C6283" w14:textId="77777777" w:rsidR="0094683F" w:rsidRPr="009E7D68" w:rsidRDefault="0094683F" w:rsidP="007278AE">
      <w:pPr>
        <w:pStyle w:val="a3"/>
        <w:adjustRightInd w:val="0"/>
        <w:snapToGrid w:val="0"/>
        <w:spacing w:line="360" w:lineRule="auto"/>
        <w:ind w:firstLine="0"/>
        <w:rPr>
          <w:b/>
          <w:szCs w:val="24"/>
        </w:rPr>
      </w:pPr>
      <w:r w:rsidRPr="009E7D68">
        <w:rPr>
          <w:b/>
          <w:szCs w:val="24"/>
        </w:rPr>
        <w:t>具体实施方式</w:t>
      </w:r>
    </w:p>
    <w:p w14:paraId="0DCC0FE3" w14:textId="77777777" w:rsidR="00EA2030" w:rsidRPr="009E7D68" w:rsidRDefault="00EA2030" w:rsidP="00EA2030">
      <w:pPr>
        <w:pStyle w:val="a3"/>
        <w:adjustRightInd w:val="0"/>
        <w:snapToGrid w:val="0"/>
        <w:spacing w:line="360" w:lineRule="auto"/>
        <w:ind w:firstLineChars="200" w:firstLine="480"/>
        <w:rPr>
          <w:snapToGrid w:val="0"/>
          <w:kern w:val="0"/>
          <w:szCs w:val="24"/>
        </w:rPr>
      </w:pPr>
      <w:r w:rsidRPr="009E7D68">
        <w:rPr>
          <w:snapToGrid w:val="0"/>
          <w:kern w:val="0"/>
          <w:szCs w:val="24"/>
        </w:rPr>
        <w:t>以下由特定的具体实施例说明本发明的实施方式，熟悉此技术的人士可由本说明书所揭露的内容轻易地了解本发明的其他优点及功效。</w:t>
      </w:r>
    </w:p>
    <w:p w14:paraId="688A3833" w14:textId="77777777" w:rsidR="00EA2030" w:rsidRPr="009E7D68" w:rsidRDefault="00EA2030" w:rsidP="00EA2030">
      <w:pPr>
        <w:pStyle w:val="a3"/>
        <w:adjustRightInd w:val="0"/>
        <w:snapToGrid w:val="0"/>
        <w:spacing w:line="360" w:lineRule="auto"/>
        <w:ind w:firstLineChars="200" w:firstLine="480"/>
        <w:rPr>
          <w:snapToGrid w:val="0"/>
          <w:kern w:val="0"/>
          <w:szCs w:val="24"/>
        </w:rPr>
      </w:pPr>
      <w:r w:rsidRPr="009E7D68">
        <w:rPr>
          <w:snapToGrid w:val="0"/>
          <w:kern w:val="0"/>
          <w:szCs w:val="24"/>
        </w:rPr>
        <w:t>须知，</w:t>
      </w:r>
      <w:r w:rsidR="00874171" w:rsidRPr="009E7D68">
        <w:rPr>
          <w:snapToGrid w:val="0"/>
          <w:kern w:val="0"/>
          <w:szCs w:val="24"/>
        </w:rPr>
        <w:t>本说明书附图所绘的</w:t>
      </w:r>
      <w:r w:rsidRPr="009E7D68">
        <w:rPr>
          <w:snapToGrid w:val="0"/>
          <w:kern w:val="0"/>
          <w:szCs w:val="24"/>
        </w:rPr>
        <w:t>结构、比例、大小等，均仅用以配合说明书所揭示的内容，以供熟悉此技术的人士了解与阅读，并非用以限定本发明可实施的限定条件，故不具技术上的实质意义，任何结构的修饰、比例关系的改变或大小的调整，在不影响本发明所能</w:t>
      </w:r>
      <w:r w:rsidR="0004292A" w:rsidRPr="009E7D68">
        <w:rPr>
          <w:snapToGrid w:val="0"/>
          <w:kern w:val="0"/>
          <w:szCs w:val="24"/>
        </w:rPr>
        <w:t>产生的功效及所能达成的目的下，均应仍落在本发明所揭示的技术内容</w:t>
      </w:r>
      <w:r w:rsidRPr="009E7D68">
        <w:rPr>
          <w:snapToGrid w:val="0"/>
          <w:kern w:val="0"/>
          <w:szCs w:val="24"/>
        </w:rPr>
        <w:t>能涵盖的范围内。同时，本说明书中所引用的如</w:t>
      </w:r>
      <w:r w:rsidRPr="009E7D68">
        <w:rPr>
          <w:snapToGrid w:val="0"/>
          <w:kern w:val="0"/>
          <w:szCs w:val="24"/>
        </w:rPr>
        <w:t>“</w:t>
      </w:r>
      <w:r w:rsidRPr="009E7D68">
        <w:rPr>
          <w:snapToGrid w:val="0"/>
          <w:kern w:val="0"/>
          <w:szCs w:val="24"/>
        </w:rPr>
        <w:t>上</w:t>
      </w:r>
      <w:r w:rsidRPr="009E7D68">
        <w:rPr>
          <w:snapToGrid w:val="0"/>
          <w:kern w:val="0"/>
          <w:szCs w:val="24"/>
        </w:rPr>
        <w:t>”</w:t>
      </w:r>
      <w:r w:rsidRPr="009E7D68">
        <w:rPr>
          <w:snapToGrid w:val="0"/>
          <w:kern w:val="0"/>
          <w:szCs w:val="24"/>
        </w:rPr>
        <w:t>、</w:t>
      </w:r>
      <w:r w:rsidRPr="009E7D68">
        <w:rPr>
          <w:snapToGrid w:val="0"/>
          <w:kern w:val="0"/>
          <w:szCs w:val="24"/>
        </w:rPr>
        <w:t>“</w:t>
      </w:r>
      <w:r w:rsidRPr="009E7D68">
        <w:rPr>
          <w:snapToGrid w:val="0"/>
          <w:kern w:val="0"/>
          <w:szCs w:val="24"/>
        </w:rPr>
        <w:t>下</w:t>
      </w:r>
      <w:r w:rsidRPr="009E7D68">
        <w:rPr>
          <w:snapToGrid w:val="0"/>
          <w:kern w:val="0"/>
          <w:szCs w:val="24"/>
        </w:rPr>
        <w:t>”</w:t>
      </w:r>
      <w:r w:rsidRPr="009E7D68">
        <w:rPr>
          <w:snapToGrid w:val="0"/>
          <w:kern w:val="0"/>
          <w:szCs w:val="24"/>
        </w:rPr>
        <w:t>、</w:t>
      </w:r>
      <w:r w:rsidRPr="009E7D68">
        <w:rPr>
          <w:snapToGrid w:val="0"/>
          <w:kern w:val="0"/>
          <w:szCs w:val="24"/>
        </w:rPr>
        <w:t>“</w:t>
      </w:r>
      <w:r w:rsidRPr="009E7D68">
        <w:rPr>
          <w:snapToGrid w:val="0"/>
          <w:kern w:val="0"/>
          <w:szCs w:val="24"/>
        </w:rPr>
        <w:t>左</w:t>
      </w:r>
      <w:r w:rsidRPr="009E7D68">
        <w:rPr>
          <w:snapToGrid w:val="0"/>
          <w:kern w:val="0"/>
          <w:szCs w:val="24"/>
        </w:rPr>
        <w:t>”</w:t>
      </w:r>
      <w:r w:rsidRPr="009E7D68">
        <w:rPr>
          <w:snapToGrid w:val="0"/>
          <w:kern w:val="0"/>
          <w:szCs w:val="24"/>
        </w:rPr>
        <w:t>、</w:t>
      </w:r>
      <w:r w:rsidRPr="009E7D68">
        <w:rPr>
          <w:snapToGrid w:val="0"/>
          <w:kern w:val="0"/>
          <w:szCs w:val="24"/>
        </w:rPr>
        <w:t>“</w:t>
      </w:r>
      <w:r w:rsidRPr="009E7D68">
        <w:rPr>
          <w:snapToGrid w:val="0"/>
          <w:kern w:val="0"/>
          <w:szCs w:val="24"/>
        </w:rPr>
        <w:t>右</w:t>
      </w:r>
      <w:r w:rsidRPr="009E7D68">
        <w:rPr>
          <w:snapToGrid w:val="0"/>
          <w:kern w:val="0"/>
          <w:szCs w:val="24"/>
        </w:rPr>
        <w:t>”</w:t>
      </w:r>
      <w:r w:rsidRPr="009E7D68">
        <w:rPr>
          <w:snapToGrid w:val="0"/>
          <w:kern w:val="0"/>
          <w:szCs w:val="24"/>
        </w:rPr>
        <w:t>、</w:t>
      </w:r>
      <w:r w:rsidRPr="009E7D68">
        <w:rPr>
          <w:snapToGrid w:val="0"/>
          <w:kern w:val="0"/>
          <w:szCs w:val="24"/>
        </w:rPr>
        <w:t>“</w:t>
      </w:r>
      <w:r w:rsidRPr="009E7D68">
        <w:rPr>
          <w:snapToGrid w:val="0"/>
          <w:kern w:val="0"/>
          <w:szCs w:val="24"/>
        </w:rPr>
        <w:t>中间</w:t>
      </w:r>
      <w:r w:rsidRPr="009E7D68">
        <w:rPr>
          <w:snapToGrid w:val="0"/>
          <w:kern w:val="0"/>
          <w:szCs w:val="24"/>
        </w:rPr>
        <w:t>”</w:t>
      </w:r>
      <w:r w:rsidRPr="009E7D68">
        <w:rPr>
          <w:snapToGrid w:val="0"/>
          <w:kern w:val="0"/>
          <w:szCs w:val="24"/>
        </w:rPr>
        <w:t>及</w:t>
      </w:r>
      <w:r w:rsidRPr="009E7D68">
        <w:rPr>
          <w:snapToGrid w:val="0"/>
          <w:kern w:val="0"/>
          <w:szCs w:val="24"/>
        </w:rPr>
        <w:t>“</w:t>
      </w:r>
      <w:r w:rsidRPr="009E7D68">
        <w:rPr>
          <w:snapToGrid w:val="0"/>
          <w:kern w:val="0"/>
          <w:szCs w:val="24"/>
        </w:rPr>
        <w:t>一</w:t>
      </w:r>
      <w:r w:rsidRPr="009E7D68">
        <w:rPr>
          <w:snapToGrid w:val="0"/>
          <w:kern w:val="0"/>
          <w:szCs w:val="24"/>
        </w:rPr>
        <w:t>”</w:t>
      </w:r>
      <w:r w:rsidR="001D29CB" w:rsidRPr="009E7D68">
        <w:rPr>
          <w:snapToGrid w:val="0"/>
          <w:kern w:val="0"/>
          <w:szCs w:val="24"/>
        </w:rPr>
        <w:t>等的用语，亦仅为便于叙述</w:t>
      </w:r>
      <w:r w:rsidRPr="009E7D68">
        <w:rPr>
          <w:snapToGrid w:val="0"/>
          <w:kern w:val="0"/>
          <w:szCs w:val="24"/>
        </w:rPr>
        <w:t>明了，而非用以限定本发明可实施的范围，其相对关系的改变或调整，在无实质变更技术内容下，当亦视为本发明可实施的范畴。</w:t>
      </w:r>
    </w:p>
    <w:p w14:paraId="199AFA56" w14:textId="77777777" w:rsidR="00672DE8" w:rsidRPr="009E7D68" w:rsidRDefault="00672DE8" w:rsidP="00672DE8">
      <w:pPr>
        <w:pStyle w:val="a3"/>
        <w:adjustRightInd w:val="0"/>
        <w:snapToGrid w:val="0"/>
        <w:spacing w:line="360" w:lineRule="auto"/>
        <w:ind w:firstLineChars="200" w:firstLine="480"/>
        <w:rPr>
          <w:snapToGrid w:val="0"/>
          <w:kern w:val="0"/>
          <w:szCs w:val="24"/>
        </w:rPr>
      </w:pPr>
      <w:r w:rsidRPr="009E7D68">
        <w:rPr>
          <w:snapToGrid w:val="0"/>
          <w:kern w:val="0"/>
          <w:szCs w:val="24"/>
        </w:rPr>
        <w:t>还需要说明的是，当元件被称为</w:t>
      </w:r>
      <w:r w:rsidRPr="009E7D68">
        <w:rPr>
          <w:snapToGrid w:val="0"/>
          <w:kern w:val="0"/>
          <w:szCs w:val="24"/>
        </w:rPr>
        <w:t>“</w:t>
      </w:r>
      <w:r w:rsidRPr="009E7D68">
        <w:rPr>
          <w:snapToGrid w:val="0"/>
          <w:kern w:val="0"/>
          <w:szCs w:val="24"/>
        </w:rPr>
        <w:t>固定于</w:t>
      </w:r>
      <w:r w:rsidRPr="009E7D68">
        <w:rPr>
          <w:snapToGrid w:val="0"/>
          <w:kern w:val="0"/>
          <w:szCs w:val="24"/>
        </w:rPr>
        <w:t>”</w:t>
      </w:r>
      <w:r w:rsidRPr="009E7D68">
        <w:rPr>
          <w:snapToGrid w:val="0"/>
          <w:kern w:val="0"/>
          <w:szCs w:val="24"/>
        </w:rPr>
        <w:t>或</w:t>
      </w:r>
      <w:r w:rsidRPr="009E7D68">
        <w:rPr>
          <w:snapToGrid w:val="0"/>
          <w:kern w:val="0"/>
          <w:szCs w:val="24"/>
        </w:rPr>
        <w:t>“</w:t>
      </w:r>
      <w:r w:rsidRPr="009E7D68">
        <w:rPr>
          <w:snapToGrid w:val="0"/>
          <w:kern w:val="0"/>
          <w:szCs w:val="24"/>
        </w:rPr>
        <w:t>设置于</w:t>
      </w:r>
      <w:r w:rsidRPr="009E7D68">
        <w:rPr>
          <w:snapToGrid w:val="0"/>
          <w:kern w:val="0"/>
          <w:szCs w:val="24"/>
        </w:rPr>
        <w:t>”</w:t>
      </w:r>
      <w:r w:rsidRPr="009E7D68">
        <w:rPr>
          <w:snapToGrid w:val="0"/>
          <w:kern w:val="0"/>
          <w:szCs w:val="24"/>
        </w:rPr>
        <w:t>另一个元件上时，它可以直接在另一个元件上或者可能同时存在居中元件。当一个元件被称为是</w:t>
      </w:r>
      <w:r w:rsidRPr="009E7D68">
        <w:rPr>
          <w:snapToGrid w:val="0"/>
          <w:kern w:val="0"/>
          <w:szCs w:val="24"/>
        </w:rPr>
        <w:t>“</w:t>
      </w:r>
      <w:r w:rsidRPr="009E7D68">
        <w:rPr>
          <w:snapToGrid w:val="0"/>
          <w:kern w:val="0"/>
          <w:szCs w:val="24"/>
        </w:rPr>
        <w:t>连接</w:t>
      </w:r>
      <w:r w:rsidRPr="009E7D68">
        <w:rPr>
          <w:snapToGrid w:val="0"/>
          <w:kern w:val="0"/>
          <w:szCs w:val="24"/>
        </w:rPr>
        <w:t>”</w:t>
      </w:r>
      <w:r w:rsidRPr="009E7D68">
        <w:rPr>
          <w:snapToGrid w:val="0"/>
          <w:kern w:val="0"/>
          <w:szCs w:val="24"/>
        </w:rPr>
        <w:t>另一个元件，它可以是直接连接另一个元件或者也可以是通过居中元件间接连接另一个元件。</w:t>
      </w:r>
    </w:p>
    <w:p w14:paraId="698267BE" w14:textId="77777777" w:rsidR="00672DE8" w:rsidRPr="009E7D68" w:rsidRDefault="00672DE8" w:rsidP="00672DE8">
      <w:pPr>
        <w:pStyle w:val="a3"/>
        <w:adjustRightInd w:val="0"/>
        <w:snapToGrid w:val="0"/>
        <w:spacing w:line="360" w:lineRule="auto"/>
        <w:ind w:firstLineChars="200" w:firstLine="480"/>
        <w:rPr>
          <w:snapToGrid w:val="0"/>
          <w:kern w:val="0"/>
          <w:szCs w:val="24"/>
        </w:rPr>
      </w:pPr>
      <w:r w:rsidRPr="009E7D68">
        <w:rPr>
          <w:snapToGrid w:val="0"/>
          <w:kern w:val="0"/>
          <w:szCs w:val="24"/>
        </w:rPr>
        <w:t>另外，在本申请中涉及</w:t>
      </w:r>
      <w:r w:rsidRPr="009E7D68">
        <w:rPr>
          <w:snapToGrid w:val="0"/>
          <w:kern w:val="0"/>
          <w:szCs w:val="24"/>
        </w:rPr>
        <w:t>“</w:t>
      </w:r>
      <w:r w:rsidRPr="009E7D68">
        <w:rPr>
          <w:snapToGrid w:val="0"/>
          <w:kern w:val="0"/>
          <w:szCs w:val="24"/>
        </w:rPr>
        <w:t>第一</w:t>
      </w:r>
      <w:r w:rsidRPr="009E7D68">
        <w:rPr>
          <w:snapToGrid w:val="0"/>
          <w:kern w:val="0"/>
          <w:szCs w:val="24"/>
        </w:rPr>
        <w:t>”</w:t>
      </w:r>
      <w:r w:rsidRPr="009E7D68">
        <w:rPr>
          <w:snapToGrid w:val="0"/>
          <w:kern w:val="0"/>
          <w:szCs w:val="24"/>
        </w:rPr>
        <w:t>、</w:t>
      </w:r>
      <w:r w:rsidRPr="009E7D68">
        <w:rPr>
          <w:snapToGrid w:val="0"/>
          <w:kern w:val="0"/>
          <w:szCs w:val="24"/>
        </w:rPr>
        <w:t>“</w:t>
      </w:r>
      <w:r w:rsidRPr="009E7D68">
        <w:rPr>
          <w:snapToGrid w:val="0"/>
          <w:kern w:val="0"/>
          <w:szCs w:val="24"/>
        </w:rPr>
        <w:t>第二</w:t>
      </w:r>
      <w:r w:rsidRPr="009E7D68">
        <w:rPr>
          <w:snapToGrid w:val="0"/>
          <w:kern w:val="0"/>
          <w:szCs w:val="24"/>
        </w:rPr>
        <w:t>”</w:t>
      </w:r>
      <w:r w:rsidRPr="009E7D68">
        <w:rPr>
          <w:snapToGrid w:val="0"/>
          <w:kern w:val="0"/>
          <w:szCs w:val="24"/>
        </w:rPr>
        <w:t>等的描述仅用于描述目的，而不能理解为指示或暗示其相对重要性或者隐含指明所指示的技术特征的数量。由此，限定有</w:t>
      </w:r>
      <w:r w:rsidRPr="009E7D68">
        <w:rPr>
          <w:snapToGrid w:val="0"/>
          <w:kern w:val="0"/>
          <w:szCs w:val="24"/>
        </w:rPr>
        <w:t>“</w:t>
      </w:r>
      <w:r w:rsidRPr="009E7D68">
        <w:rPr>
          <w:snapToGrid w:val="0"/>
          <w:kern w:val="0"/>
          <w:szCs w:val="24"/>
        </w:rPr>
        <w:t>第一</w:t>
      </w:r>
      <w:r w:rsidRPr="009E7D68">
        <w:rPr>
          <w:snapToGrid w:val="0"/>
          <w:kern w:val="0"/>
          <w:szCs w:val="24"/>
        </w:rPr>
        <w:t>”</w:t>
      </w:r>
      <w:r w:rsidRPr="009E7D68">
        <w:rPr>
          <w:snapToGrid w:val="0"/>
          <w:kern w:val="0"/>
          <w:szCs w:val="24"/>
        </w:rPr>
        <w:t>、</w:t>
      </w:r>
      <w:r w:rsidRPr="009E7D68">
        <w:rPr>
          <w:snapToGrid w:val="0"/>
          <w:kern w:val="0"/>
          <w:szCs w:val="24"/>
        </w:rPr>
        <w:t>“</w:t>
      </w:r>
      <w:r w:rsidRPr="009E7D68">
        <w:rPr>
          <w:snapToGrid w:val="0"/>
          <w:kern w:val="0"/>
          <w:szCs w:val="24"/>
        </w:rPr>
        <w:t>第二</w:t>
      </w:r>
      <w:r w:rsidRPr="009E7D68">
        <w:rPr>
          <w:snapToGrid w:val="0"/>
          <w:kern w:val="0"/>
          <w:szCs w:val="24"/>
        </w:rPr>
        <w:t>”</w:t>
      </w:r>
      <w:r w:rsidRPr="009E7D68">
        <w:rPr>
          <w:snapToGrid w:val="0"/>
          <w:kern w:val="0"/>
          <w:szCs w:val="24"/>
        </w:rPr>
        <w:t>的特征可以明示或者隐含地包括至少一个该特征。另外，各个实施</w:t>
      </w:r>
      <w:proofErr w:type="gramStart"/>
      <w:r w:rsidRPr="009E7D68">
        <w:rPr>
          <w:snapToGrid w:val="0"/>
          <w:kern w:val="0"/>
          <w:szCs w:val="24"/>
        </w:rPr>
        <w:t>例之间</w:t>
      </w:r>
      <w:proofErr w:type="gramEnd"/>
      <w:r w:rsidRPr="009E7D68">
        <w:rPr>
          <w:snapToGrid w:val="0"/>
          <w:kern w:val="0"/>
          <w:szCs w:val="24"/>
        </w:rPr>
        <w:t>的技术方案可以相互结合，但是必须是以本领域普通技术人员能够实现为基础，当技术方案的结合出现相互矛盾或无法实现时应当认为这种技术方案的结合不存在，也不在本申请要求的保护范围之内。</w:t>
      </w:r>
    </w:p>
    <w:p w14:paraId="44791640" w14:textId="77777777" w:rsidR="00044F5E" w:rsidRPr="009E7D68" w:rsidRDefault="00044F5E" w:rsidP="00044F5E">
      <w:pPr>
        <w:pStyle w:val="a3"/>
        <w:adjustRightInd w:val="0"/>
        <w:snapToGrid w:val="0"/>
        <w:spacing w:line="360" w:lineRule="auto"/>
        <w:ind w:firstLineChars="200" w:firstLine="480"/>
        <w:rPr>
          <w:snapToGrid w:val="0"/>
          <w:kern w:val="0"/>
          <w:szCs w:val="24"/>
        </w:rPr>
      </w:pPr>
      <w:r w:rsidRPr="009E7D68">
        <w:rPr>
          <w:snapToGrid w:val="0"/>
          <w:kern w:val="0"/>
          <w:szCs w:val="24"/>
        </w:rPr>
        <w:t>参见图</w:t>
      </w:r>
      <w:r w:rsidRPr="009E7D68">
        <w:rPr>
          <w:snapToGrid w:val="0"/>
          <w:kern w:val="0"/>
          <w:szCs w:val="24"/>
        </w:rPr>
        <w:t>1</w:t>
      </w:r>
      <w:r w:rsidRPr="009E7D68">
        <w:rPr>
          <w:snapToGrid w:val="0"/>
          <w:kern w:val="0"/>
          <w:szCs w:val="24"/>
        </w:rPr>
        <w:t>至图</w:t>
      </w:r>
      <w:r w:rsidRPr="009E7D68">
        <w:rPr>
          <w:rFonts w:hint="eastAsia"/>
          <w:snapToGrid w:val="0"/>
          <w:kern w:val="0"/>
          <w:szCs w:val="24"/>
        </w:rPr>
        <w:t>12</w:t>
      </w:r>
      <w:r w:rsidRPr="009E7D68">
        <w:rPr>
          <w:snapToGrid w:val="0"/>
          <w:kern w:val="0"/>
          <w:szCs w:val="24"/>
        </w:rPr>
        <w:t>，本发明提供了一种</w:t>
      </w:r>
      <w:r w:rsidRPr="009E7D68">
        <w:rPr>
          <w:szCs w:val="24"/>
        </w:rPr>
        <w:t>深海养殖动态综合监测管理方法，包括以下步骤：</w:t>
      </w:r>
    </w:p>
    <w:p w14:paraId="74577B13" w14:textId="77777777" w:rsidR="00044F5E" w:rsidRPr="009E7D68" w:rsidRDefault="00044F5E" w:rsidP="00044F5E">
      <w:pPr>
        <w:pStyle w:val="a3"/>
        <w:adjustRightInd w:val="0"/>
        <w:snapToGrid w:val="0"/>
        <w:spacing w:line="360" w:lineRule="auto"/>
        <w:ind w:firstLineChars="200" w:firstLine="480"/>
        <w:rPr>
          <w:snapToGrid w:val="0"/>
          <w:kern w:val="0"/>
          <w:szCs w:val="24"/>
        </w:rPr>
      </w:pPr>
      <w:r w:rsidRPr="009E7D68">
        <w:rPr>
          <w:szCs w:val="24"/>
        </w:rPr>
        <w:lastRenderedPageBreak/>
        <w:t>S1</w:t>
      </w:r>
      <w:r w:rsidRPr="009E7D68">
        <w:rPr>
          <w:szCs w:val="24"/>
        </w:rPr>
        <w:t>、参数确定</w:t>
      </w:r>
      <w:r w:rsidRPr="009E7D68">
        <w:rPr>
          <w:rFonts w:hint="eastAsia"/>
          <w:szCs w:val="24"/>
        </w:rPr>
        <w:t>，包括</w:t>
      </w:r>
      <w:r w:rsidRPr="009E7D68">
        <w:rPr>
          <w:szCs w:val="24"/>
        </w:rPr>
        <w:t>：</w:t>
      </w:r>
    </w:p>
    <w:p w14:paraId="5B198255" w14:textId="205DBCB4" w:rsidR="00044F5E" w:rsidRPr="009E7D68" w:rsidRDefault="00044F5E" w:rsidP="00044F5E">
      <w:pPr>
        <w:pStyle w:val="a3"/>
        <w:adjustRightInd w:val="0"/>
        <w:snapToGrid w:val="0"/>
        <w:spacing w:line="360" w:lineRule="auto"/>
        <w:rPr>
          <w:szCs w:val="24"/>
        </w:rPr>
      </w:pPr>
      <w:r w:rsidRPr="009E7D68">
        <w:rPr>
          <w:szCs w:val="24"/>
        </w:rPr>
        <w:t>S</w:t>
      </w:r>
      <w:r w:rsidRPr="009E7D68">
        <w:rPr>
          <w:rFonts w:hint="eastAsia"/>
          <w:szCs w:val="24"/>
        </w:rPr>
        <w:t>1</w:t>
      </w:r>
      <w:r w:rsidRPr="009E7D68">
        <w:rPr>
          <w:szCs w:val="24"/>
        </w:rPr>
        <w:t>1</w:t>
      </w:r>
      <w:r w:rsidRPr="009E7D68">
        <w:rPr>
          <w:szCs w:val="24"/>
        </w:rPr>
        <w:t>、确定</w:t>
      </w:r>
      <w:r w:rsidR="004E0840" w:rsidRPr="009E7D68">
        <w:rPr>
          <w:szCs w:val="24"/>
        </w:rPr>
        <w:t>养殖区域水体相关的自然参数</w:t>
      </w:r>
      <w:r w:rsidRPr="009E7D68">
        <w:rPr>
          <w:szCs w:val="24"/>
        </w:rPr>
        <w:t>，包括温度</w:t>
      </w:r>
      <w:r w:rsidRPr="009E7D68">
        <w:rPr>
          <w:rFonts w:hint="eastAsia"/>
          <w:szCs w:val="24"/>
        </w:rPr>
        <w:t>T</w:t>
      </w:r>
      <w:r w:rsidRPr="009E7D68">
        <w:rPr>
          <w:szCs w:val="24"/>
        </w:rPr>
        <w:t>、藻类生物量</w:t>
      </w:r>
      <w:bookmarkStart w:id="63" w:name="_Hlk215586761"/>
      <m:oMath>
        <m:r>
          <m:rPr>
            <m:nor/>
          </m:rPr>
          <w:rPr>
            <w:rFonts w:ascii="Cambria Math" w:hAnsi="Cambria Math"/>
          </w:rPr>
          <m:t>growth</m:t>
        </m:r>
      </m:oMath>
      <w:bookmarkEnd w:id="63"/>
      <w:r w:rsidRPr="009E7D68">
        <w:rPr>
          <w:rFonts w:hint="eastAsia"/>
          <w:szCs w:val="24"/>
        </w:rPr>
        <w:t>和</w:t>
      </w:r>
      <w:r w:rsidRPr="009E7D68">
        <w:rPr>
          <w:szCs w:val="24"/>
        </w:rPr>
        <w:t>水质参数</w:t>
      </w:r>
      <w:r w:rsidRPr="009E7D68">
        <w:rPr>
          <w:rFonts w:hint="eastAsia"/>
          <w:szCs w:val="24"/>
        </w:rPr>
        <w:t>。其中，优选地，</w:t>
      </w:r>
      <w:r w:rsidRPr="009E7D68">
        <w:rPr>
          <w:szCs w:val="24"/>
        </w:rPr>
        <w:t>水质参数</w:t>
      </w:r>
      <w:r w:rsidRPr="009E7D68">
        <w:rPr>
          <w:rFonts w:hint="eastAsia"/>
          <w:szCs w:val="24"/>
        </w:rPr>
        <w:t>包括但不限于：</w:t>
      </w:r>
      <w:r w:rsidRPr="009E7D68">
        <w:rPr>
          <w:szCs w:val="24"/>
        </w:rPr>
        <w:t>总氮浓度</w:t>
      </w:r>
      <m:oMath>
        <m:d>
          <m:dPr>
            <m:begChr m:val="["/>
            <m:endChr m:val="]"/>
            <m:ctrlPr>
              <w:rPr>
                <w:rFonts w:ascii="Cambria Math" w:hAnsi="Cambria Math"/>
              </w:rPr>
            </m:ctrlPr>
          </m:dPr>
          <m:e>
            <m:r>
              <m:rPr>
                <m:nor/>
              </m:rPr>
              <w:rPr>
                <w:rFonts w:ascii="Cambria Math" w:hAnsi="Cambria Math"/>
              </w:rPr>
              <m:t>TN</m:t>
            </m:r>
          </m:e>
        </m:d>
      </m:oMath>
      <w:r w:rsidRPr="009E7D68">
        <w:rPr>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oMath>
      <w:r w:rsidRPr="009E7D68">
        <w:rPr>
          <w:rFonts w:hint="eastAsia"/>
          <w:szCs w:val="24"/>
        </w:rPr>
        <w:t>、</w:t>
      </w:r>
      <w:r w:rsidRPr="009E7D68">
        <w:rPr>
          <w:szCs w:val="24"/>
        </w:rPr>
        <w:t>叶绿素浓度</w:t>
      </w:r>
      <m:oMath>
        <m:r>
          <m:rPr>
            <m:sty m:val="p"/>
          </m:rPr>
          <w:rPr>
            <w:rFonts w:ascii="Cambria Math" w:hAnsi="Cambria Math"/>
          </w:rPr>
          <m:t>C</m:t>
        </m:r>
      </m:oMath>
      <w:r w:rsidRPr="009E7D68">
        <w:rPr>
          <w:rFonts w:hint="eastAsia"/>
          <w:szCs w:val="24"/>
        </w:rPr>
        <w:t>和</w:t>
      </w:r>
      <w:r w:rsidRPr="009E7D68">
        <w:rPr>
          <w:szCs w:val="24"/>
        </w:rPr>
        <w:t>溶解氧浓度</w:t>
      </w:r>
      <m:oMath>
        <m:r>
          <m:rPr>
            <m:nor/>
          </m:rPr>
          <w:rPr>
            <w:rFonts w:ascii="Cambria Math" w:hAnsi="Cambria Math"/>
          </w:rPr>
          <m:t>DO</m:t>
        </m:r>
      </m:oMath>
      <w:r w:rsidRPr="009E7D68">
        <w:rPr>
          <w:rFonts w:hint="eastAsia"/>
          <w:szCs w:val="24"/>
        </w:rPr>
        <w:t>。这些</w:t>
      </w:r>
      <w:r w:rsidRPr="009E7D68">
        <w:rPr>
          <w:szCs w:val="24"/>
        </w:rPr>
        <w:t>自然参数</w:t>
      </w:r>
      <w:r w:rsidRPr="009E7D68">
        <w:rPr>
          <w:rFonts w:hint="eastAsia"/>
          <w:szCs w:val="24"/>
        </w:rPr>
        <w:t>会影响到养殖状态。</w:t>
      </w:r>
    </w:p>
    <w:p w14:paraId="7CA9EF96" w14:textId="77777777" w:rsidR="00044F5E" w:rsidRPr="009E7D68" w:rsidRDefault="00044F5E" w:rsidP="00044F5E">
      <w:pPr>
        <w:pStyle w:val="a3"/>
        <w:adjustRightInd w:val="0"/>
        <w:snapToGrid w:val="0"/>
        <w:spacing w:line="360" w:lineRule="auto"/>
        <w:rPr>
          <w:szCs w:val="24"/>
        </w:rPr>
      </w:pPr>
      <w:r w:rsidRPr="009E7D68">
        <w:rPr>
          <w:szCs w:val="24"/>
        </w:rPr>
        <w:t>S</w:t>
      </w:r>
      <w:r w:rsidRPr="009E7D68">
        <w:rPr>
          <w:rFonts w:hint="eastAsia"/>
          <w:szCs w:val="24"/>
        </w:rPr>
        <w:t>12</w:t>
      </w:r>
      <w:r w:rsidRPr="009E7D68">
        <w:rPr>
          <w:szCs w:val="24"/>
        </w:rPr>
        <w:t>、确定用于评价养殖</w:t>
      </w:r>
      <w:r w:rsidRPr="009E7D68">
        <w:rPr>
          <w:rFonts w:hint="eastAsia"/>
          <w:szCs w:val="24"/>
        </w:rPr>
        <w:t>状态</w:t>
      </w:r>
      <w:r w:rsidRPr="009E7D68">
        <w:rPr>
          <w:szCs w:val="24"/>
        </w:rPr>
        <w:t>的考核指标参数，包括</w:t>
      </w:r>
      <w:r w:rsidRPr="009E7D68">
        <w:rPr>
          <w:rFonts w:hint="eastAsia"/>
          <w:szCs w:val="24"/>
        </w:rPr>
        <w:t>鱼量指标参数和</w:t>
      </w:r>
      <w:r w:rsidRPr="009E7D68">
        <w:rPr>
          <w:szCs w:val="24"/>
        </w:rPr>
        <w:t>环境</w:t>
      </w:r>
      <w:r w:rsidRPr="009E7D68">
        <w:rPr>
          <w:rFonts w:hint="eastAsia"/>
          <w:szCs w:val="24"/>
        </w:rPr>
        <w:t>指标参数，其中鱼量指标参数包括</w:t>
      </w:r>
      <w:r w:rsidRPr="009E7D68">
        <w:rPr>
          <w:szCs w:val="24"/>
        </w:rPr>
        <w:t>单体鱼体重</w:t>
      </w:r>
      <w:r w:rsidRPr="009E7D68">
        <w:rPr>
          <w:rFonts w:hint="eastAsia"/>
          <w:szCs w:val="24"/>
        </w:rPr>
        <w:t>W</w:t>
      </w:r>
      <w:r w:rsidRPr="009E7D68">
        <w:rPr>
          <w:rFonts w:hint="eastAsia"/>
          <w:szCs w:val="24"/>
        </w:rPr>
        <w:t>和</w:t>
      </w:r>
      <w:r w:rsidRPr="009E7D68">
        <w:rPr>
          <w:szCs w:val="24"/>
        </w:rPr>
        <w:t>鱼群数量</w:t>
      </w:r>
      <w:r w:rsidRPr="009E7D68">
        <w:rPr>
          <w:szCs w:val="24"/>
        </w:rPr>
        <w:t>N</w:t>
      </w:r>
      <w:r w:rsidRPr="009E7D68">
        <w:rPr>
          <w:rFonts w:hint="eastAsia"/>
          <w:szCs w:val="24"/>
        </w:rPr>
        <w:t>，</w:t>
      </w:r>
      <w:r w:rsidRPr="009E7D68">
        <w:rPr>
          <w:szCs w:val="24"/>
        </w:rPr>
        <w:t>单体鱼体重</w:t>
      </w:r>
      <w:r w:rsidRPr="009E7D68">
        <w:rPr>
          <w:rFonts w:hint="eastAsia"/>
          <w:szCs w:val="24"/>
        </w:rPr>
        <w:t>W</w:t>
      </w:r>
      <w:r w:rsidRPr="009E7D68">
        <w:rPr>
          <w:rFonts w:hint="eastAsia"/>
          <w:szCs w:val="24"/>
        </w:rPr>
        <w:t>反应了鱼个体成长情况，作为最主要考核指标，</w:t>
      </w:r>
      <w:r w:rsidRPr="009E7D68">
        <w:rPr>
          <w:szCs w:val="24"/>
        </w:rPr>
        <w:t>鱼群数量</w:t>
      </w:r>
      <w:r w:rsidRPr="009E7D68">
        <w:rPr>
          <w:szCs w:val="24"/>
        </w:rPr>
        <w:t>N</w:t>
      </w:r>
      <w:r w:rsidRPr="009E7D68">
        <w:rPr>
          <w:rFonts w:hint="eastAsia"/>
          <w:szCs w:val="24"/>
        </w:rPr>
        <w:t>反应了鱼存活率。同时，</w:t>
      </w:r>
      <w:r w:rsidRPr="009E7D68">
        <w:rPr>
          <w:szCs w:val="24"/>
        </w:rPr>
        <w:t>单体鱼体重</w:t>
      </w:r>
      <w:r w:rsidRPr="009E7D68">
        <w:rPr>
          <w:rFonts w:hint="eastAsia"/>
          <w:szCs w:val="24"/>
        </w:rPr>
        <w:t>W</w:t>
      </w:r>
      <w:r w:rsidRPr="009E7D68">
        <w:rPr>
          <w:rFonts w:hint="eastAsia"/>
          <w:szCs w:val="24"/>
        </w:rPr>
        <w:t>和</w:t>
      </w:r>
      <w:r w:rsidRPr="009E7D68">
        <w:rPr>
          <w:szCs w:val="24"/>
        </w:rPr>
        <w:t>鱼群数量</w:t>
      </w:r>
      <w:r w:rsidRPr="009E7D68">
        <w:rPr>
          <w:szCs w:val="24"/>
        </w:rPr>
        <w:t>N</w:t>
      </w:r>
      <w:r w:rsidRPr="009E7D68">
        <w:rPr>
          <w:rFonts w:hint="eastAsia"/>
          <w:szCs w:val="24"/>
        </w:rPr>
        <w:t>决定</w:t>
      </w:r>
      <w:proofErr w:type="gramStart"/>
      <w:r w:rsidRPr="009E7D68">
        <w:rPr>
          <w:rFonts w:hint="eastAsia"/>
          <w:szCs w:val="24"/>
        </w:rPr>
        <w:t>了</w:t>
      </w:r>
      <w:r w:rsidRPr="009E7D68">
        <w:rPr>
          <w:szCs w:val="24"/>
        </w:rPr>
        <w:t>鱼总生物量</w:t>
      </w:r>
      <w:proofErr w:type="gramEnd"/>
      <w:r w:rsidRPr="009E7D68">
        <w:rPr>
          <w:szCs w:val="24"/>
        </w:rPr>
        <w:t>B</w:t>
      </w:r>
      <w:r w:rsidRPr="009E7D68">
        <w:rPr>
          <w:rFonts w:hint="eastAsia"/>
          <w:szCs w:val="24"/>
        </w:rPr>
        <w:t>，</w:t>
      </w:r>
      <w:proofErr w:type="gramStart"/>
      <w:r w:rsidRPr="009E7D68">
        <w:rPr>
          <w:szCs w:val="24"/>
        </w:rPr>
        <w:t>鱼总生物量</w:t>
      </w:r>
      <w:proofErr w:type="gramEnd"/>
      <w:r w:rsidRPr="009E7D68">
        <w:rPr>
          <w:szCs w:val="24"/>
        </w:rPr>
        <w:t>B</w:t>
      </w:r>
      <w:r w:rsidRPr="009E7D68">
        <w:rPr>
          <w:rFonts w:hint="eastAsia"/>
          <w:szCs w:val="24"/>
        </w:rPr>
        <w:t>则可以作为</w:t>
      </w:r>
      <w:r w:rsidRPr="009E7D68">
        <w:rPr>
          <w:szCs w:val="24"/>
        </w:rPr>
        <w:t>投饵</w:t>
      </w:r>
      <w:r w:rsidRPr="009E7D68">
        <w:rPr>
          <w:rFonts w:hint="eastAsia"/>
          <w:szCs w:val="24"/>
        </w:rPr>
        <w:t>量的依据。</w:t>
      </w:r>
    </w:p>
    <w:p w14:paraId="1E593F3C" w14:textId="77777777" w:rsidR="00044F5E" w:rsidRPr="009E7D68" w:rsidRDefault="00044F5E" w:rsidP="00044F5E">
      <w:pPr>
        <w:pStyle w:val="a3"/>
        <w:adjustRightInd w:val="0"/>
        <w:snapToGrid w:val="0"/>
        <w:spacing w:line="360" w:lineRule="auto"/>
        <w:rPr>
          <w:szCs w:val="24"/>
        </w:rPr>
      </w:pPr>
      <w:r w:rsidRPr="009E7D68">
        <w:rPr>
          <w:rFonts w:hint="eastAsia"/>
          <w:szCs w:val="24"/>
        </w:rPr>
        <w:t>优选地，</w:t>
      </w:r>
      <w:r w:rsidRPr="009E7D68">
        <w:rPr>
          <w:szCs w:val="24"/>
        </w:rPr>
        <w:t>环境</w:t>
      </w:r>
      <w:r w:rsidRPr="009E7D68">
        <w:rPr>
          <w:rFonts w:hint="eastAsia"/>
          <w:szCs w:val="24"/>
        </w:rPr>
        <w:t>指标参数包括</w:t>
      </w:r>
      <w:bookmarkStart w:id="64" w:name="_Hlk215588334"/>
      <w:r w:rsidRPr="009E7D68">
        <w:rPr>
          <w:rFonts w:hint="eastAsia"/>
          <w:szCs w:val="24"/>
        </w:rPr>
        <w:t>两部分，一部分是部分或者全部的</w:t>
      </w:r>
      <w:r w:rsidRPr="009E7D68">
        <w:rPr>
          <w:szCs w:val="24"/>
        </w:rPr>
        <w:t>水质参数</w:t>
      </w:r>
      <w:r w:rsidRPr="009E7D68">
        <w:rPr>
          <w:rFonts w:hint="eastAsia"/>
          <w:szCs w:val="24"/>
        </w:rPr>
        <w:t>，也即通过</w:t>
      </w:r>
      <w:r w:rsidRPr="009E7D68">
        <w:rPr>
          <w:szCs w:val="24"/>
        </w:rPr>
        <w:t>水质参数</w:t>
      </w:r>
      <w:r w:rsidRPr="009E7D68">
        <w:rPr>
          <w:rFonts w:hint="eastAsia"/>
          <w:szCs w:val="24"/>
        </w:rPr>
        <w:t>来评价</w:t>
      </w:r>
      <w:r w:rsidRPr="009E7D68">
        <w:rPr>
          <w:szCs w:val="24"/>
        </w:rPr>
        <w:t>养殖区域</w:t>
      </w:r>
      <w:r w:rsidRPr="009E7D68">
        <w:rPr>
          <w:rFonts w:hint="eastAsia"/>
          <w:szCs w:val="24"/>
        </w:rPr>
        <w:t>水体环境的好坏，另一部分为</w:t>
      </w:r>
      <w:r w:rsidRPr="009E7D68">
        <w:rPr>
          <w:szCs w:val="24"/>
        </w:rPr>
        <w:t>养殖区域</w:t>
      </w:r>
      <w:r w:rsidRPr="009E7D68">
        <w:rPr>
          <w:rFonts w:hint="eastAsia"/>
          <w:szCs w:val="24"/>
        </w:rPr>
        <w:t>水体对周围环境的影响，包括</w:t>
      </w:r>
      <w:r w:rsidRPr="009E7D68">
        <w:rPr>
          <w:szCs w:val="24"/>
        </w:rPr>
        <w:t>养殖区域</w:t>
      </w:r>
      <w:r w:rsidRPr="009E7D68">
        <w:rPr>
          <w:rFonts w:hint="eastAsia"/>
          <w:szCs w:val="24"/>
        </w:rPr>
        <w:t>水体对外输出的</w:t>
      </w:r>
      <w:bookmarkEnd w:id="64"/>
      <w:r w:rsidRPr="009E7D68">
        <w:rPr>
          <w:szCs w:val="24"/>
        </w:rPr>
        <w:t>总氮累积排放量和总磷累积排放量</w:t>
      </w:r>
      <w:r w:rsidRPr="009E7D68">
        <w:rPr>
          <w:rFonts w:hint="eastAsia"/>
          <w:szCs w:val="24"/>
        </w:rPr>
        <w:t>。在其他实施例中，</w:t>
      </w:r>
      <w:r w:rsidRPr="009E7D68">
        <w:rPr>
          <w:szCs w:val="24"/>
        </w:rPr>
        <w:t>环境</w:t>
      </w:r>
      <w:r w:rsidRPr="009E7D68">
        <w:rPr>
          <w:rFonts w:hint="eastAsia"/>
          <w:szCs w:val="24"/>
        </w:rPr>
        <w:t>指标参数还可以包括其他所需要考虑的指标参数。</w:t>
      </w:r>
    </w:p>
    <w:p w14:paraId="60DBB072" w14:textId="77777777" w:rsidR="00044F5E" w:rsidRPr="009E7D68" w:rsidRDefault="00044F5E" w:rsidP="00044F5E">
      <w:pPr>
        <w:pStyle w:val="a3"/>
        <w:adjustRightInd w:val="0"/>
        <w:snapToGrid w:val="0"/>
        <w:spacing w:line="360" w:lineRule="auto"/>
        <w:rPr>
          <w:szCs w:val="24"/>
        </w:rPr>
      </w:pPr>
      <w:r w:rsidRPr="009E7D68">
        <w:rPr>
          <w:szCs w:val="24"/>
        </w:rPr>
        <w:t>S</w:t>
      </w:r>
      <w:r w:rsidRPr="009E7D68">
        <w:rPr>
          <w:rFonts w:hint="eastAsia"/>
          <w:szCs w:val="24"/>
        </w:rPr>
        <w:t>12</w:t>
      </w:r>
      <w:r w:rsidRPr="009E7D68">
        <w:rPr>
          <w:szCs w:val="24"/>
        </w:rPr>
        <w:t>、确定与养殖相关的管理参数，包括投饵</w:t>
      </w:r>
      <w:r w:rsidRPr="009E7D68">
        <w:rPr>
          <w:rFonts w:hint="eastAsia"/>
          <w:szCs w:val="24"/>
        </w:rPr>
        <w:t>量</w:t>
      </w:r>
      <w:r w:rsidRPr="009E7D68">
        <w:rPr>
          <w:rFonts w:hint="eastAsia"/>
          <w:szCs w:val="24"/>
        </w:rPr>
        <w:t>F</w:t>
      </w:r>
      <w:r w:rsidRPr="009E7D68">
        <w:rPr>
          <w:rFonts w:hint="eastAsia"/>
          <w:szCs w:val="24"/>
        </w:rPr>
        <w:t>，</w:t>
      </w:r>
      <w:bookmarkStart w:id="65" w:name="OLE_LINK34"/>
      <w:r w:rsidRPr="009E7D68">
        <w:rPr>
          <w:szCs w:val="24"/>
        </w:rPr>
        <w:t>投饵率</w:t>
      </w:r>
      <w:r w:rsidRPr="009E7D68">
        <w:rPr>
          <w:szCs w:val="24"/>
        </w:rPr>
        <w:t>f</w:t>
      </w:r>
      <w:r w:rsidRPr="009E7D68">
        <w:rPr>
          <w:szCs w:val="24"/>
          <w:vertAlign w:val="subscript"/>
        </w:rPr>
        <w:t>rate</w:t>
      </w:r>
      <w:r w:rsidRPr="009E7D68">
        <w:rPr>
          <w:rFonts w:hint="eastAsia"/>
          <w:szCs w:val="24"/>
        </w:rPr>
        <w:t>，</w:t>
      </w:r>
      <w:bookmarkEnd w:id="65"/>
      <w:r w:rsidRPr="009E7D68">
        <w:rPr>
          <w:rFonts w:hint="eastAsia"/>
          <w:szCs w:val="24"/>
        </w:rPr>
        <w:t>优选还可以包括</w:t>
      </w:r>
      <w:r w:rsidRPr="009E7D68">
        <w:rPr>
          <w:szCs w:val="24"/>
        </w:rPr>
        <w:t>水交换率</w:t>
      </w:r>
      <w:r w:rsidRPr="009E7D68">
        <w:rPr>
          <w:szCs w:val="24"/>
        </w:rPr>
        <w:t>Q</w:t>
      </w:r>
      <w:r w:rsidRPr="009E7D68">
        <w:rPr>
          <w:szCs w:val="24"/>
          <w:vertAlign w:val="subscript"/>
        </w:rPr>
        <w:t>overV</w:t>
      </w:r>
      <w:r w:rsidRPr="009E7D68">
        <w:rPr>
          <w:rFonts w:hint="eastAsia"/>
          <w:szCs w:val="24"/>
        </w:rPr>
        <w:t>和鱼群密度（由</w:t>
      </w:r>
      <w:r w:rsidRPr="009E7D68">
        <w:rPr>
          <w:szCs w:val="24"/>
        </w:rPr>
        <w:t>鱼群数量</w:t>
      </w:r>
      <w:r w:rsidRPr="009E7D68">
        <w:rPr>
          <w:szCs w:val="24"/>
        </w:rPr>
        <w:t>N</w:t>
      </w:r>
      <w:r w:rsidRPr="009E7D68">
        <w:rPr>
          <w:rFonts w:hint="eastAsia"/>
          <w:szCs w:val="24"/>
        </w:rPr>
        <w:t>决定）等。</w:t>
      </w:r>
      <w:r w:rsidRPr="009E7D68">
        <w:rPr>
          <w:szCs w:val="24"/>
        </w:rPr>
        <w:t>管理参数</w:t>
      </w:r>
      <w:r w:rsidRPr="009E7D68">
        <w:rPr>
          <w:rFonts w:hint="eastAsia"/>
          <w:szCs w:val="24"/>
        </w:rPr>
        <w:t>作为人为可以管控的参数，可以通过调整</w:t>
      </w:r>
      <w:r w:rsidRPr="009E7D68">
        <w:rPr>
          <w:szCs w:val="24"/>
        </w:rPr>
        <w:t>管理参数</w:t>
      </w:r>
      <w:r w:rsidRPr="009E7D68">
        <w:rPr>
          <w:rFonts w:hint="eastAsia"/>
          <w:szCs w:val="24"/>
        </w:rPr>
        <w:t>对养殖状态进行调控</w:t>
      </w:r>
    </w:p>
    <w:p w14:paraId="670CE279" w14:textId="77777777" w:rsidR="00044F5E" w:rsidRPr="009E7D68" w:rsidRDefault="00044F5E" w:rsidP="00044F5E">
      <w:pPr>
        <w:pStyle w:val="a3"/>
        <w:adjustRightInd w:val="0"/>
        <w:snapToGrid w:val="0"/>
        <w:spacing w:line="360" w:lineRule="auto"/>
        <w:ind w:left="360" w:firstLine="0"/>
        <w:rPr>
          <w:szCs w:val="24"/>
        </w:rPr>
      </w:pPr>
      <w:r w:rsidRPr="009E7D68">
        <w:rPr>
          <w:szCs w:val="24"/>
        </w:rPr>
        <w:t>S2</w:t>
      </w:r>
      <w:r w:rsidRPr="009E7D68">
        <w:rPr>
          <w:szCs w:val="24"/>
        </w:rPr>
        <w:t>、建立预测模型，包括：</w:t>
      </w:r>
    </w:p>
    <w:p w14:paraId="74592CB9" w14:textId="77777777" w:rsidR="00044F5E" w:rsidRPr="009E7D68" w:rsidRDefault="00044F5E" w:rsidP="00044F5E">
      <w:pPr>
        <w:pStyle w:val="a3"/>
        <w:adjustRightInd w:val="0"/>
        <w:snapToGrid w:val="0"/>
        <w:spacing w:line="360" w:lineRule="auto"/>
        <w:rPr>
          <w:szCs w:val="24"/>
        </w:rPr>
      </w:pPr>
      <w:r w:rsidRPr="009E7D68">
        <w:rPr>
          <w:szCs w:val="24"/>
        </w:rPr>
        <w:t>S21</w:t>
      </w:r>
      <w:r w:rsidRPr="009E7D68">
        <w:rPr>
          <w:szCs w:val="24"/>
        </w:rPr>
        <w:t>、建立在养殖周期</w:t>
      </w:r>
      <w:r w:rsidRPr="009E7D68">
        <w:rPr>
          <w:szCs w:val="24"/>
        </w:rPr>
        <w:t>Z</w:t>
      </w:r>
      <w:r w:rsidRPr="009E7D68">
        <w:rPr>
          <w:szCs w:val="24"/>
        </w:rPr>
        <w:t>内温度</w:t>
      </w:r>
      <w:r w:rsidRPr="009E7D68">
        <w:rPr>
          <w:szCs w:val="24"/>
        </w:rPr>
        <w:t>T</w:t>
      </w:r>
      <w:r w:rsidRPr="009E7D68">
        <w:rPr>
          <w:szCs w:val="24"/>
        </w:rPr>
        <w:t>随时间</w:t>
      </w:r>
      <w:r w:rsidRPr="009E7D68">
        <w:rPr>
          <w:szCs w:val="24"/>
        </w:rPr>
        <w:t>t</w:t>
      </w:r>
      <w:r w:rsidRPr="009E7D68">
        <w:rPr>
          <w:szCs w:val="24"/>
        </w:rPr>
        <w:t>的函数关系</w:t>
      </w:r>
      <w:r w:rsidRPr="009E7D68">
        <w:rPr>
          <w:rFonts w:hint="eastAsia"/>
          <w:szCs w:val="24"/>
        </w:rPr>
        <w:t>。优选地，在本实施例中，采用余弦函数来模拟温度变化，</w:t>
      </w:r>
      <w:r w:rsidRPr="009E7D68">
        <w:rPr>
          <w:szCs w:val="24"/>
        </w:rPr>
        <w:t>温度</w:t>
      </w:r>
      <w:r w:rsidRPr="009E7D68">
        <w:rPr>
          <w:szCs w:val="24"/>
        </w:rPr>
        <w:t>T</w:t>
      </w:r>
      <w:r w:rsidRPr="009E7D68">
        <w:rPr>
          <w:szCs w:val="24"/>
        </w:rPr>
        <w:t>随时间</w:t>
      </w:r>
      <w:r w:rsidRPr="009E7D68">
        <w:rPr>
          <w:szCs w:val="24"/>
        </w:rPr>
        <w:t>t</w:t>
      </w:r>
      <w:r w:rsidRPr="009E7D68">
        <w:rPr>
          <w:szCs w:val="24"/>
        </w:rPr>
        <w:t>的函数关系为</w:t>
      </w:r>
      <w:r w:rsidRPr="009E7D68">
        <w:rPr>
          <w:rFonts w:hint="eastAsia"/>
          <w:szCs w:val="24"/>
        </w:rPr>
        <w:t>：</w:t>
      </w:r>
    </w:p>
    <w:p w14:paraId="1C159D36" w14:textId="77777777" w:rsidR="00044F5E" w:rsidRPr="009E7D68" w:rsidRDefault="00044F5E" w:rsidP="00044F5E">
      <w:pPr>
        <w:pStyle w:val="a3"/>
        <w:adjustRightInd w:val="0"/>
        <w:snapToGrid w:val="0"/>
        <w:spacing w:line="360" w:lineRule="auto"/>
        <w:jc w:val="center"/>
      </w:pPr>
      <w:bookmarkStart w:id="66" w:name="OLE_LINK28"/>
      <m:oMath>
        <m:r>
          <m:rPr>
            <m:sty m:val="p"/>
          </m:rPr>
          <w:rPr>
            <w:rFonts w:ascii="Cambria Math" w:hAnsi="Cambria Math"/>
          </w:rPr>
          <m:t>T</m:t>
        </m:r>
        <m:d>
          <m:dPr>
            <m:ctrlPr>
              <w:rPr>
                <w:rFonts w:ascii="Cambria Math" w:hAnsi="Cambria Math"/>
              </w:rPr>
            </m:ctrlPr>
          </m:dPr>
          <m:e>
            <m:r>
              <m:rPr>
                <m:sty m:val="p"/>
              </m:rPr>
              <w:rPr>
                <w:rFonts w:ascii="Cambria Math" w:hAnsi="Cambria Math"/>
              </w:rPr>
              <m:t>t</m:t>
            </m:r>
          </m:e>
        </m:d>
        <w:bookmarkEnd w:id="66"/>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num>
                  <m:den>
                    <m:r>
                      <m:rPr>
                        <m:sty m:val="p"/>
                      </m:rPr>
                      <w:rPr>
                        <w:rFonts w:ascii="Cambria Math" w:hAnsi="Cambria Math"/>
                      </w:rPr>
                      <m:t>150</m:t>
                    </m:r>
                  </m:den>
                </m:f>
                <m:d>
                  <m:dPr>
                    <m:ctrlPr>
                      <w:rPr>
                        <w:rFonts w:ascii="Cambria Math" w:hAnsi="Cambria Math"/>
                      </w:rPr>
                    </m:ctrlPr>
                  </m:dPr>
                  <m:e>
                    <m:r>
                      <m:rPr>
                        <m:sty m:val="p"/>
                      </m:rPr>
                      <w:rPr>
                        <w:rFonts w:ascii="Cambria Math" w:hAnsi="Cambria Math"/>
                      </w:rPr>
                      <m:t>t-Z/2</m:t>
                    </m:r>
                  </m:e>
                </m:d>
              </m:e>
            </m:d>
          </m:e>
        </m:func>
      </m:oMath>
      <w:r w:rsidRPr="009E7D68">
        <w:t>，</w:t>
      </w:r>
    </w:p>
    <w:p w14:paraId="043CD898" w14:textId="77777777" w:rsidR="00044F5E" w:rsidRPr="009E7D68" w:rsidRDefault="00044F5E" w:rsidP="00044F5E">
      <w:pPr>
        <w:pStyle w:val="a3"/>
        <w:adjustRightInd w:val="0"/>
        <w:snapToGrid w:val="0"/>
        <w:spacing w:line="360" w:lineRule="auto"/>
        <w:ind w:firstLine="0"/>
        <w:rPr>
          <w:szCs w:val="24"/>
        </w:rPr>
      </w:pPr>
      <w:r w:rsidRPr="009E7D68">
        <w:t>其中，</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oMath>
      <w:r w:rsidRPr="009E7D68">
        <w:t>为设定的基准温度</w:t>
      </w:r>
      <w:r w:rsidRPr="009E7D68">
        <w:rPr>
          <w:rFonts w:hint="eastAsia"/>
        </w:rPr>
        <w:t>，</w:t>
      </w:r>
      <w:bookmarkStart w:id="67" w:name="_Hlk215597454"/>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oMath>
      <w:r w:rsidRPr="009E7D68">
        <w:rPr>
          <w:rFonts w:hint="eastAsia"/>
        </w:rPr>
        <w:t>为</w:t>
      </w:r>
      <w:r w:rsidRPr="009E7D68">
        <w:t>设定的</w:t>
      </w:r>
      <w:r w:rsidRPr="009E7D68">
        <w:rPr>
          <w:rFonts w:hint="eastAsia"/>
        </w:rPr>
        <w:t>温度变化振幅</w:t>
      </w:r>
      <w:bookmarkEnd w:id="67"/>
      <w:r w:rsidRPr="009E7D68">
        <w:rPr>
          <w:rFonts w:hint="eastAsia"/>
        </w:rPr>
        <w:t>，两者都根据实际情况设定</w:t>
      </w:r>
      <w:r w:rsidRPr="009E7D68">
        <w:t>，</w:t>
      </w:r>
      <w:bookmarkStart w:id="68" w:name="OLE_LINK27"/>
      <w:r w:rsidRPr="009E7D68">
        <w:rPr>
          <w:szCs w:val="24"/>
        </w:rPr>
        <w:t>Z</w:t>
      </w:r>
      <w:bookmarkEnd w:id="68"/>
      <w:r w:rsidRPr="009E7D68">
        <w:rPr>
          <w:szCs w:val="24"/>
        </w:rPr>
        <w:t>为养殖周期</w:t>
      </w:r>
      <w:r w:rsidRPr="009E7D68">
        <w:rPr>
          <w:rFonts w:hint="eastAsia"/>
          <w:szCs w:val="24"/>
        </w:rPr>
        <w:t>，单位可以取天，具体根据所养殖的鱼的类型约定，例如，对于金鲳鱼，</w:t>
      </w:r>
      <w:r w:rsidRPr="009E7D68">
        <w:rPr>
          <w:rFonts w:ascii="宋体" w:hAnsi="宋体" w:hint="eastAsia"/>
        </w:rPr>
        <w:t>生长周期通常4月到10月，</w:t>
      </w:r>
      <w:r w:rsidRPr="009E7D68">
        <w:rPr>
          <w:szCs w:val="24"/>
        </w:rPr>
        <w:t>养殖周期</w:t>
      </w:r>
      <w:r w:rsidRPr="009E7D68">
        <w:rPr>
          <w:szCs w:val="24"/>
        </w:rPr>
        <w:t>Z</w:t>
      </w:r>
      <w:r w:rsidRPr="009E7D68">
        <w:rPr>
          <w:rFonts w:hint="eastAsia"/>
          <w:szCs w:val="24"/>
        </w:rPr>
        <w:t>设置为</w:t>
      </w:r>
      <w:r w:rsidRPr="009E7D68">
        <w:rPr>
          <w:rFonts w:hint="eastAsia"/>
          <w:szCs w:val="24"/>
        </w:rPr>
        <w:t>180</w:t>
      </w:r>
      <w:r w:rsidRPr="009E7D68">
        <w:rPr>
          <w:rFonts w:hint="eastAsia"/>
          <w:szCs w:val="24"/>
        </w:rPr>
        <w:t>天，</w:t>
      </w:r>
      <w:r w:rsidRPr="009E7D68">
        <w:t>基准温度</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oMath>
      <w:r w:rsidRPr="009E7D68">
        <w:rPr>
          <w:rFonts w:hint="eastAsia"/>
        </w:rPr>
        <w:t>取</w:t>
      </w:r>
      <w:r w:rsidRPr="009E7D68">
        <w:rPr>
          <w:rFonts w:ascii="宋体" w:hAnsi="宋体" w:hint="eastAsia"/>
        </w:rPr>
        <w:t>22度（年平均或中等水温，可根据实际情况调整），</w:t>
      </w:r>
      <w:r w:rsidRPr="009E7D68">
        <w:rPr>
          <w:rFonts w:hint="eastAsia"/>
        </w:rPr>
        <w:t>温度变化振幅</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oMath>
      <w:r w:rsidRPr="009E7D68">
        <w:rPr>
          <w:rFonts w:hint="eastAsia"/>
        </w:rPr>
        <w:t>取</w:t>
      </w:r>
      <w:r w:rsidRPr="009E7D68">
        <w:rPr>
          <w:rFonts w:hint="eastAsia"/>
        </w:rPr>
        <w:t>8</w:t>
      </w:r>
      <w:r w:rsidRPr="009E7D68">
        <w:rPr>
          <w:rFonts w:ascii="宋体" w:hAnsi="宋体" w:hint="eastAsia"/>
        </w:rPr>
        <w:t>度。本实施</w:t>
      </w:r>
      <w:proofErr w:type="gramStart"/>
      <w:r w:rsidRPr="009E7D68">
        <w:rPr>
          <w:rFonts w:ascii="宋体" w:hAnsi="宋体" w:hint="eastAsia"/>
        </w:rPr>
        <w:t>例通过</w:t>
      </w:r>
      <w:proofErr w:type="gramEnd"/>
      <w:r w:rsidRPr="009E7D68">
        <w:rPr>
          <w:rFonts w:ascii="宋体" w:hAnsi="宋体" w:hint="eastAsia"/>
        </w:rPr>
        <w:t>一个余弦函数表示180天季节性水温变化，温度在22+8度或者22-8度附近波动，参见图2。</w:t>
      </w:r>
    </w:p>
    <w:p w14:paraId="2D4DE6A2" w14:textId="77777777" w:rsidR="00044F5E" w:rsidRPr="009E7D68" w:rsidRDefault="00044F5E" w:rsidP="00044F5E">
      <w:pPr>
        <w:pStyle w:val="a3"/>
        <w:adjustRightInd w:val="0"/>
        <w:snapToGrid w:val="0"/>
        <w:spacing w:line="360" w:lineRule="auto"/>
        <w:rPr>
          <w:szCs w:val="24"/>
        </w:rPr>
      </w:pPr>
      <w:r w:rsidRPr="009E7D68">
        <w:rPr>
          <w:szCs w:val="24"/>
        </w:rPr>
        <w:t>S22</w:t>
      </w:r>
      <w:r w:rsidRPr="009E7D68">
        <w:rPr>
          <w:szCs w:val="24"/>
        </w:rPr>
        <w:t>、建立鱼群数量</w:t>
      </w:r>
      <w:r w:rsidRPr="009E7D68">
        <w:rPr>
          <w:szCs w:val="24"/>
        </w:rPr>
        <w:t>N</w:t>
      </w:r>
      <w:r w:rsidRPr="009E7D68">
        <w:rPr>
          <w:szCs w:val="24"/>
        </w:rPr>
        <w:t>和单体鱼体重</w:t>
      </w:r>
      <w:r w:rsidRPr="009E7D68">
        <w:rPr>
          <w:szCs w:val="24"/>
        </w:rPr>
        <w:t>W</w:t>
      </w:r>
      <w:r w:rsidRPr="009E7D68">
        <w:rPr>
          <w:szCs w:val="24"/>
        </w:rPr>
        <w:t>与温度</w:t>
      </w:r>
      <w:r w:rsidRPr="009E7D68">
        <w:rPr>
          <w:szCs w:val="24"/>
        </w:rPr>
        <w:t>T</w:t>
      </w:r>
      <w:r w:rsidRPr="009E7D68">
        <w:rPr>
          <w:szCs w:val="24"/>
        </w:rPr>
        <w:t>的</w:t>
      </w:r>
      <w:bookmarkStart w:id="69" w:name="_Hlk215598028"/>
      <w:r w:rsidRPr="009E7D68">
        <w:rPr>
          <w:szCs w:val="24"/>
        </w:rPr>
        <w:t>函数</w:t>
      </w:r>
      <w:bookmarkEnd w:id="69"/>
      <w:r w:rsidRPr="009E7D68">
        <w:rPr>
          <w:szCs w:val="24"/>
        </w:rPr>
        <w:t>关系，</w:t>
      </w:r>
      <w:proofErr w:type="gramStart"/>
      <w:r w:rsidRPr="009E7D68">
        <w:rPr>
          <w:szCs w:val="24"/>
        </w:rPr>
        <w:t>建立鱼总生物量</w:t>
      </w:r>
      <w:proofErr w:type="gramEnd"/>
      <w:r w:rsidRPr="009E7D68">
        <w:rPr>
          <w:szCs w:val="24"/>
        </w:rPr>
        <w:t>B</w:t>
      </w:r>
      <w:r w:rsidRPr="009E7D68">
        <w:rPr>
          <w:szCs w:val="24"/>
        </w:rPr>
        <w:t>与鱼群数量</w:t>
      </w:r>
      <w:r w:rsidRPr="009E7D68">
        <w:rPr>
          <w:szCs w:val="24"/>
        </w:rPr>
        <w:t>N</w:t>
      </w:r>
      <w:r w:rsidRPr="009E7D68">
        <w:rPr>
          <w:szCs w:val="24"/>
        </w:rPr>
        <w:t>和单体鱼体重</w:t>
      </w:r>
      <w:r w:rsidRPr="009E7D68">
        <w:rPr>
          <w:szCs w:val="24"/>
        </w:rPr>
        <w:t>W</w:t>
      </w:r>
      <w:r w:rsidRPr="009E7D68">
        <w:rPr>
          <w:szCs w:val="24"/>
        </w:rPr>
        <w:t>的</w:t>
      </w:r>
      <w:bookmarkStart w:id="70" w:name="_Hlk215597839"/>
      <w:r w:rsidRPr="009E7D68">
        <w:rPr>
          <w:szCs w:val="24"/>
        </w:rPr>
        <w:t>函数</w:t>
      </w:r>
      <w:bookmarkEnd w:id="70"/>
      <w:r w:rsidRPr="009E7D68">
        <w:rPr>
          <w:szCs w:val="24"/>
        </w:rPr>
        <w:t>关系</w:t>
      </w:r>
      <w:r w:rsidRPr="009E7D68">
        <w:rPr>
          <w:szCs w:val="24"/>
        </w:rPr>
        <w:t>B=f</w:t>
      </w:r>
      <w:r w:rsidRPr="009E7D68">
        <w:rPr>
          <w:szCs w:val="24"/>
        </w:rPr>
        <w:t>（</w:t>
      </w:r>
      <w:r w:rsidRPr="009E7D68">
        <w:rPr>
          <w:szCs w:val="24"/>
        </w:rPr>
        <w:t>N</w:t>
      </w:r>
      <w:r w:rsidRPr="009E7D68">
        <w:rPr>
          <w:szCs w:val="24"/>
        </w:rPr>
        <w:t>，</w:t>
      </w:r>
      <w:r w:rsidRPr="009E7D68">
        <w:rPr>
          <w:szCs w:val="24"/>
        </w:rPr>
        <w:t>W</w:t>
      </w:r>
      <w:r w:rsidRPr="009E7D68">
        <w:rPr>
          <w:szCs w:val="24"/>
        </w:rPr>
        <w:t>）</w:t>
      </w:r>
      <w:r w:rsidRPr="009E7D68">
        <w:rPr>
          <w:rFonts w:hint="eastAsia"/>
          <w:szCs w:val="24"/>
        </w:rPr>
        <w:t>，结合</w:t>
      </w:r>
      <w:r w:rsidRPr="009E7D68">
        <w:rPr>
          <w:szCs w:val="24"/>
        </w:rPr>
        <w:t>温度</w:t>
      </w:r>
      <w:r w:rsidRPr="009E7D68">
        <w:rPr>
          <w:szCs w:val="24"/>
        </w:rPr>
        <w:t>T</w:t>
      </w:r>
      <w:r w:rsidRPr="009E7D68">
        <w:rPr>
          <w:szCs w:val="24"/>
        </w:rPr>
        <w:t>与时间</w:t>
      </w:r>
      <w:r w:rsidRPr="009E7D68">
        <w:rPr>
          <w:szCs w:val="24"/>
        </w:rPr>
        <w:t>t</w:t>
      </w:r>
      <w:r w:rsidRPr="009E7D68">
        <w:rPr>
          <w:szCs w:val="24"/>
        </w:rPr>
        <w:t>的</w:t>
      </w:r>
      <w:r w:rsidRPr="009E7D68">
        <w:rPr>
          <w:rFonts w:hint="eastAsia"/>
          <w:szCs w:val="24"/>
        </w:rPr>
        <w:t>函数</w:t>
      </w:r>
      <w:r w:rsidRPr="009E7D68">
        <w:rPr>
          <w:szCs w:val="24"/>
        </w:rPr>
        <w:t>关系，得到与时间</w:t>
      </w:r>
      <w:r w:rsidRPr="009E7D68">
        <w:rPr>
          <w:szCs w:val="24"/>
        </w:rPr>
        <w:t>t</w:t>
      </w:r>
      <w:r w:rsidRPr="009E7D68">
        <w:rPr>
          <w:szCs w:val="24"/>
        </w:rPr>
        <w:t>相关的鱼群数量</w:t>
      </w:r>
      <m:oMath>
        <m:r>
          <m:rPr>
            <m:sty m:val="p"/>
          </m:rPr>
          <w:rPr>
            <w:rFonts w:ascii="Cambria Math" w:hAnsi="Cambria Math"/>
          </w:rPr>
          <m:t>N</m:t>
        </m:r>
        <m:d>
          <m:dPr>
            <m:ctrlPr>
              <w:rPr>
                <w:rFonts w:ascii="Cambria Math" w:hAnsi="Cambria Math"/>
              </w:rPr>
            </m:ctrlPr>
          </m:dPr>
          <m:e>
            <m:r>
              <m:rPr>
                <m:sty m:val="p"/>
              </m:rPr>
              <w:rPr>
                <w:rFonts w:ascii="Cambria Math" w:hAnsi="Cambria Math"/>
              </w:rPr>
              <m:t>t</m:t>
            </m:r>
          </m:e>
        </m:d>
      </m:oMath>
      <w:r w:rsidRPr="009E7D68">
        <w:rPr>
          <w:szCs w:val="24"/>
        </w:rPr>
        <w:t>、单体鱼体重</w:t>
      </w:r>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oMath>
      <w:proofErr w:type="gramStart"/>
      <w:r w:rsidRPr="009E7D68">
        <w:rPr>
          <w:szCs w:val="24"/>
        </w:rPr>
        <w:t>和鱼总生物量</w:t>
      </w:r>
      <w:proofErr w:type="gramEnd"/>
      <m:oMath>
        <m:r>
          <m:rPr>
            <m:sty m:val="p"/>
          </m:rPr>
          <w:rPr>
            <w:rFonts w:ascii="Cambria Math" w:hAnsi="Cambria Math"/>
          </w:rPr>
          <m:t>B</m:t>
        </m:r>
        <m:d>
          <m:dPr>
            <m:ctrlPr>
              <w:rPr>
                <w:rFonts w:ascii="Cambria Math" w:hAnsi="Cambria Math"/>
              </w:rPr>
            </m:ctrlPr>
          </m:dPr>
          <m:e>
            <m:r>
              <m:rPr>
                <m:sty m:val="p"/>
              </m:rPr>
              <w:rPr>
                <w:rFonts w:ascii="Cambria Math" w:hAnsi="Cambria Math"/>
              </w:rPr>
              <m:t>t</m:t>
            </m:r>
          </m:e>
        </m:d>
      </m:oMath>
      <w:r w:rsidRPr="009E7D68">
        <w:rPr>
          <w:szCs w:val="24"/>
        </w:rPr>
        <w:t>；确定</w:t>
      </w:r>
      <w:bookmarkStart w:id="71" w:name="_Hlk215665838"/>
      <w:r w:rsidRPr="009E7D68">
        <w:rPr>
          <w:szCs w:val="24"/>
        </w:rPr>
        <w:t>投饵量</w:t>
      </w:r>
      <m:oMath>
        <m:r>
          <m:rPr>
            <m:sty m:val="p"/>
          </m:rPr>
          <w:rPr>
            <w:rFonts w:ascii="Cambria Math" w:hAnsi="Cambria Math"/>
          </w:rPr>
          <m:t>F</m:t>
        </m:r>
        <w:bookmarkEnd w:id="71"/>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nor/>
              </m:rPr>
              <m:t>rate</m:t>
            </m:r>
          </m:sub>
        </m:sSub>
        <m:r>
          <m:rPr>
            <m:sty m:val="p"/>
          </m:rPr>
          <w:rPr>
            <w:rFonts w:ascii="Cambria Math" w:hAnsi="Cambria Math"/>
          </w:rPr>
          <m:t>B</m:t>
        </m:r>
        <m:d>
          <m:dPr>
            <m:ctrlPr>
              <w:rPr>
                <w:rFonts w:ascii="Cambria Math" w:hAnsi="Cambria Math"/>
              </w:rPr>
            </m:ctrlPr>
          </m:dPr>
          <m:e>
            <m:r>
              <m:rPr>
                <m:sty m:val="p"/>
              </m:rPr>
              <w:rPr>
                <w:rFonts w:ascii="Cambria Math" w:hAnsi="Cambria Math"/>
              </w:rPr>
              <m:t>t</m:t>
            </m:r>
          </m:e>
        </m:d>
      </m:oMath>
      <w:r w:rsidRPr="009E7D68">
        <w:rPr>
          <w:rFonts w:hint="eastAsia"/>
        </w:rPr>
        <w:t>，其中</w:t>
      </w:r>
      <w:r w:rsidRPr="009E7D68">
        <w:rPr>
          <w:szCs w:val="24"/>
        </w:rPr>
        <w:t>f</w:t>
      </w:r>
      <w:r w:rsidRPr="009E7D68">
        <w:rPr>
          <w:szCs w:val="24"/>
          <w:vertAlign w:val="subscript"/>
        </w:rPr>
        <w:t>rate</w:t>
      </w:r>
      <w:r w:rsidRPr="009E7D68">
        <w:rPr>
          <w:rFonts w:hint="eastAsia"/>
          <w:szCs w:val="24"/>
        </w:rPr>
        <w:t>为设定的</w:t>
      </w:r>
      <w:r w:rsidRPr="009E7D68">
        <w:rPr>
          <w:szCs w:val="24"/>
        </w:rPr>
        <w:t>投饵率</w:t>
      </w:r>
      <w:r w:rsidRPr="009E7D68">
        <w:rPr>
          <w:rFonts w:hint="eastAsia"/>
          <w:szCs w:val="24"/>
        </w:rPr>
        <w:t>。</w:t>
      </w:r>
    </w:p>
    <w:p w14:paraId="20959D29" w14:textId="77777777" w:rsidR="00044F5E" w:rsidRPr="009E7D68" w:rsidRDefault="00044F5E" w:rsidP="00044F5E">
      <w:pPr>
        <w:pStyle w:val="a3"/>
        <w:adjustRightInd w:val="0"/>
        <w:snapToGrid w:val="0"/>
        <w:spacing w:line="360" w:lineRule="auto"/>
        <w:rPr>
          <w:szCs w:val="24"/>
        </w:rPr>
      </w:pPr>
      <w:r w:rsidRPr="009E7D68">
        <w:rPr>
          <w:rFonts w:hint="eastAsia"/>
          <w:szCs w:val="24"/>
        </w:rPr>
        <w:t>在本实施例中，优选地，</w:t>
      </w:r>
      <w:r w:rsidRPr="009E7D68">
        <w:rPr>
          <w:szCs w:val="24"/>
        </w:rPr>
        <w:t>鱼群数量</w:t>
      </w:r>
      <w:r w:rsidRPr="009E7D68">
        <w:rPr>
          <w:szCs w:val="24"/>
        </w:rPr>
        <w:t>N</w:t>
      </w:r>
      <w:r w:rsidRPr="009E7D68">
        <w:rPr>
          <w:szCs w:val="24"/>
        </w:rPr>
        <w:t>与温度</w:t>
      </w:r>
      <w:r w:rsidRPr="009E7D68">
        <w:rPr>
          <w:szCs w:val="24"/>
        </w:rPr>
        <w:t>T</w:t>
      </w:r>
      <w:bookmarkStart w:id="72" w:name="_Hlk215598192"/>
      <w:r w:rsidRPr="009E7D68">
        <w:rPr>
          <w:szCs w:val="24"/>
        </w:rPr>
        <w:t>之间的函数</w:t>
      </w:r>
      <w:bookmarkEnd w:id="72"/>
      <w:r w:rsidRPr="009E7D68">
        <w:rPr>
          <w:szCs w:val="24"/>
        </w:rPr>
        <w:t>关系为：</w:t>
      </w:r>
    </w:p>
    <w:p w14:paraId="26BAEC3D" w14:textId="77777777" w:rsidR="00044F5E" w:rsidRPr="009E7D68" w:rsidRDefault="00000000" w:rsidP="00044F5E">
      <w:pPr>
        <w:pStyle w:val="a3"/>
        <w:adjustRightInd w:val="0"/>
        <w:snapToGrid w:val="0"/>
        <w:spacing w:line="360" w:lineRule="auto"/>
        <w:jc w:val="center"/>
      </w:pPr>
      <m:oMath>
        <m:f>
          <m:fPr>
            <m:ctrlPr>
              <w:rPr>
                <w:rFonts w:ascii="Cambria Math" w:hAnsi="Cambria Math"/>
              </w:rPr>
            </m:ctrlPr>
          </m:fPr>
          <m:num>
            <m:r>
              <m:rPr>
                <m:sty m:val="p"/>
              </m:rPr>
              <w:rPr>
                <w:rFonts w:ascii="Cambria Math" w:hAnsi="Cambria Math"/>
              </w:rPr>
              <m:t>dN</m:t>
            </m:r>
          </m:num>
          <m:den>
            <m:r>
              <m:rPr>
                <m:sty m:val="p"/>
              </m:rPr>
              <w:rPr>
                <w:rFonts w:ascii="Cambria Math" w:hAnsi="Cambria Math"/>
              </w:rPr>
              <m:t>dt</m:t>
            </m:r>
          </m:den>
        </m:f>
        <m:r>
          <m:rPr>
            <m:sty m:val="p"/>
          </m:rPr>
          <w:rPr>
            <w:rFonts w:ascii="Cambria Math" w:hAnsi="Cambria Math"/>
          </w:rPr>
          <m:t>=-m</m:t>
        </m:r>
        <m:d>
          <m:dPr>
            <m:ctrlPr>
              <w:rPr>
                <w:rFonts w:ascii="Cambria Math" w:hAnsi="Cambria Math"/>
              </w:rPr>
            </m:ctrlPr>
          </m:dPr>
          <m:e>
            <m:r>
              <m:rPr>
                <m:sty m:val="p"/>
              </m:rPr>
              <w:rPr>
                <w:rFonts w:ascii="Cambria Math" w:hAnsi="Cambria Math"/>
              </w:rPr>
              <m:t>T</m:t>
            </m:r>
          </m:e>
        </m:d>
        <m:r>
          <m:rPr>
            <m:sty m:val="p"/>
          </m:rPr>
          <w:rPr>
            <w:rFonts w:ascii="Cambria Math" w:hAnsi="Cambria Math"/>
          </w:rPr>
          <m:t>N,m</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nor/>
                      </m:rPr>
                      <m:t>opt</m:t>
                    </m:r>
                  </m:sub>
                </m:sSub>
              </m:e>
            </m:d>
          </m:e>
          <m:sup>
            <m:r>
              <m:rPr>
                <m:sty m:val="p"/>
              </m:rPr>
              <w:rPr>
                <w:rFonts w:ascii="Cambria Math" w:hAnsi="Cambria Math"/>
              </w:rPr>
              <m:t>2</m:t>
            </m:r>
          </m:sup>
        </m:sSup>
      </m:oMath>
      <w:r w:rsidR="00044F5E" w:rsidRPr="009E7D68">
        <w:rPr>
          <w:rFonts w:hint="eastAsia"/>
        </w:rPr>
        <w:t>；</w:t>
      </w:r>
    </w:p>
    <w:p w14:paraId="6C05986E" w14:textId="77777777" w:rsidR="00044F5E" w:rsidRPr="009E7D68" w:rsidRDefault="00044F5E" w:rsidP="00044F5E">
      <w:pPr>
        <w:pStyle w:val="a3"/>
        <w:adjustRightInd w:val="0"/>
        <w:snapToGrid w:val="0"/>
        <w:spacing w:line="360" w:lineRule="auto"/>
        <w:ind w:firstLine="0"/>
      </w:pPr>
      <w:r w:rsidRPr="009E7D68">
        <w:lastRenderedPageBreak/>
        <w:t>其中</w:t>
      </w:r>
      <w:r w:rsidRPr="009E7D68">
        <w:rPr>
          <w:rFonts w:hint="eastAsia"/>
        </w:rPr>
        <w:t>，</w:t>
      </w:r>
      <m:oMath>
        <m:r>
          <m:rPr>
            <m:sty m:val="p"/>
          </m:rPr>
          <w:rPr>
            <w:rFonts w:ascii="Cambria Math" w:hAnsi="Cambria Math"/>
          </w:rPr>
          <m:t>m</m:t>
        </m:r>
        <m:d>
          <m:dPr>
            <m:ctrlPr>
              <w:rPr>
                <w:rFonts w:ascii="Cambria Math" w:hAnsi="Cambria Math"/>
              </w:rPr>
            </m:ctrlPr>
          </m:dPr>
          <m:e>
            <m:r>
              <m:rPr>
                <m:sty m:val="p"/>
              </m:rPr>
              <w:rPr>
                <w:rFonts w:ascii="Cambria Math" w:hAnsi="Cambria Math"/>
              </w:rPr>
              <m:t>T</m:t>
            </m:r>
          </m:e>
        </m:d>
      </m:oMath>
      <w:r w:rsidRPr="009E7D68">
        <w:rPr>
          <w:rFonts w:hint="eastAsia"/>
        </w:rPr>
        <w:t>表示</w:t>
      </w:r>
      <w:r w:rsidRPr="009E7D68">
        <w:t>随温度变化的死亡率，</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0</m:t>
            </m:r>
          </m:sub>
        </m:sSub>
      </m:oMath>
      <w:r w:rsidRPr="009E7D68">
        <w:t>是设定的基础死亡率，</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oMath>
      <w:r w:rsidRPr="009E7D68">
        <w:t>是设定的死亡率温度系数，</w:t>
      </w:r>
      <m:oMath>
        <m:sSub>
          <m:sSubPr>
            <m:ctrlPr>
              <w:rPr>
                <w:rFonts w:ascii="Cambria Math" w:hAnsi="Cambria Math"/>
              </w:rPr>
            </m:ctrlPr>
          </m:sSubPr>
          <m:e>
            <m:r>
              <m:rPr>
                <m:sty m:val="p"/>
              </m:rPr>
              <w:rPr>
                <w:rFonts w:ascii="Cambria Math" w:hAnsi="Cambria Math"/>
              </w:rPr>
              <m:t>T</m:t>
            </m:r>
          </m:e>
          <m:sub>
            <m:r>
              <m:rPr>
                <m:nor/>
              </m:rPr>
              <m:t>opt</m:t>
            </m:r>
          </m:sub>
        </m:sSub>
      </m:oMath>
      <w:r w:rsidRPr="009E7D68">
        <w:t>是设定的最佳温度</w:t>
      </w:r>
      <w:r w:rsidRPr="009E7D68">
        <w:rPr>
          <w:rFonts w:hint="eastAsia"/>
        </w:rPr>
        <w:t>。再结合</w:t>
      </w:r>
      <m:oMath>
        <m:r>
          <m:rPr>
            <m:sty m:val="p"/>
          </m:rPr>
          <w:rPr>
            <w:rFonts w:ascii="Cambria Math" w:hAnsi="Cambria Math"/>
          </w:rPr>
          <m:t>T</m:t>
        </m:r>
        <m:d>
          <m:dPr>
            <m:ctrlPr>
              <w:rPr>
                <w:rFonts w:ascii="Cambria Math" w:hAnsi="Cambria Math"/>
              </w:rPr>
            </m:ctrlPr>
          </m:dPr>
          <m:e>
            <m:r>
              <m:rPr>
                <m:sty m:val="p"/>
              </m:rPr>
              <w:rPr>
                <w:rFonts w:ascii="Cambria Math" w:hAnsi="Cambria Math"/>
              </w:rPr>
              <m:t>t</m:t>
            </m:r>
          </m:e>
        </m:d>
      </m:oMath>
      <w:r w:rsidRPr="009E7D68">
        <w:t>，</w:t>
      </w:r>
      <w:r w:rsidRPr="009E7D68">
        <w:rPr>
          <w:rFonts w:hint="eastAsia"/>
        </w:rPr>
        <w:t>并通过函数（例如使用</w:t>
      </w:r>
      <w:r w:rsidRPr="009E7D68">
        <w:rPr>
          <w:rFonts w:hint="eastAsia"/>
        </w:rPr>
        <w:t>Python</w:t>
      </w:r>
      <w:r w:rsidRPr="009E7D68">
        <w:rPr>
          <w:rFonts w:hint="eastAsia"/>
        </w:rPr>
        <w:t>和</w:t>
      </w:r>
      <w:r w:rsidRPr="009E7D68">
        <w:rPr>
          <w:rFonts w:hint="eastAsia"/>
        </w:rPr>
        <w:t>SciPy</w:t>
      </w:r>
      <w:r w:rsidRPr="009E7D68">
        <w:rPr>
          <w:rFonts w:hint="eastAsia"/>
        </w:rPr>
        <w:t>库的</w:t>
      </w:r>
      <w:r w:rsidRPr="009E7D68">
        <w:rPr>
          <w:rFonts w:hint="eastAsia"/>
        </w:rPr>
        <w:t>odeint</w:t>
      </w:r>
      <w:r w:rsidRPr="009E7D68">
        <w:rPr>
          <w:rFonts w:hint="eastAsia"/>
        </w:rPr>
        <w:t>函数）求解微分方程，即可得到</w:t>
      </w:r>
      <w:r w:rsidRPr="009E7D68">
        <w:rPr>
          <w:szCs w:val="24"/>
        </w:rPr>
        <w:t>与时间</w:t>
      </w:r>
      <w:r w:rsidRPr="009E7D68">
        <w:rPr>
          <w:szCs w:val="24"/>
        </w:rPr>
        <w:t>t</w:t>
      </w:r>
      <w:r w:rsidRPr="009E7D68">
        <w:rPr>
          <w:szCs w:val="24"/>
        </w:rPr>
        <w:t>相关的鱼群数量</w:t>
      </w:r>
      <m:oMath>
        <m:r>
          <m:rPr>
            <m:sty m:val="p"/>
          </m:rPr>
          <w:rPr>
            <w:rFonts w:ascii="Cambria Math" w:hAnsi="Cambria Math"/>
          </w:rPr>
          <m:t>N</m:t>
        </m:r>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rPr>
        <w:t xml:space="preserve"> </w:t>
      </w:r>
    </w:p>
    <w:p w14:paraId="2DB59D9C" w14:textId="77777777" w:rsidR="00044F5E" w:rsidRPr="009E7D68" w:rsidRDefault="00044F5E" w:rsidP="00044F5E">
      <w:pPr>
        <w:pStyle w:val="a3"/>
        <w:adjustRightInd w:val="0"/>
        <w:snapToGrid w:val="0"/>
        <w:spacing w:line="360" w:lineRule="auto"/>
        <w:ind w:firstLineChars="200" w:firstLine="480"/>
        <w:rPr>
          <w:szCs w:val="24"/>
        </w:rPr>
      </w:pPr>
      <w:r w:rsidRPr="009E7D68">
        <w:rPr>
          <w:rFonts w:hint="eastAsia"/>
          <w:szCs w:val="24"/>
        </w:rPr>
        <w:t>在本实施例中，优选地，</w:t>
      </w:r>
      <w:r w:rsidRPr="009E7D68">
        <w:rPr>
          <w:szCs w:val="24"/>
        </w:rPr>
        <w:t>单体鱼体重</w:t>
      </w:r>
      <w:r w:rsidRPr="009E7D68">
        <w:rPr>
          <w:szCs w:val="24"/>
        </w:rPr>
        <w:t>W</w:t>
      </w:r>
      <w:r w:rsidRPr="009E7D68">
        <w:rPr>
          <w:szCs w:val="24"/>
        </w:rPr>
        <w:t>与温度</w:t>
      </w:r>
      <w:r w:rsidRPr="009E7D68">
        <w:rPr>
          <w:szCs w:val="24"/>
        </w:rPr>
        <w:t>T</w:t>
      </w:r>
      <w:r w:rsidRPr="009E7D68">
        <w:rPr>
          <w:szCs w:val="24"/>
        </w:rPr>
        <w:t>之间的函数关系为：</w:t>
      </w:r>
    </w:p>
    <w:p w14:paraId="2B6C4802" w14:textId="77777777" w:rsidR="00044F5E" w:rsidRPr="009E7D68" w:rsidRDefault="00000000" w:rsidP="00044F5E">
      <w:pPr>
        <w:pStyle w:val="a3"/>
        <w:adjustRightInd w:val="0"/>
        <w:snapToGrid w:val="0"/>
        <w:spacing w:line="360" w:lineRule="auto"/>
        <w:jc w:val="center"/>
      </w:pPr>
      <m:oMath>
        <m:f>
          <m:fPr>
            <m:ctrlPr>
              <w:rPr>
                <w:rFonts w:ascii="Cambria Math" w:hAnsi="Cambria Math"/>
              </w:rPr>
            </m:ctrlPr>
          </m:fPr>
          <m:num>
            <m:r>
              <m:rPr>
                <m:sty m:val="p"/>
              </m:rPr>
              <w:rPr>
                <w:rFonts w:ascii="Cambria Math" w:hAnsi="Cambria Math"/>
              </w:rPr>
              <m:t>dW</m:t>
            </m:r>
          </m:num>
          <m:den>
            <m:r>
              <m:rPr>
                <m:sty m:val="p"/>
              </m:rPr>
              <w:rPr>
                <w:rFonts w:ascii="Cambria Math" w:hAnsi="Cambria Math"/>
              </w:rPr>
              <m:t>dt</m:t>
            </m:r>
          </m:den>
        </m:f>
        <m:r>
          <m:rPr>
            <m:sty m:val="p"/>
          </m:rPr>
          <w:rPr>
            <w:rFonts w:ascii="Cambria Math" w:hAnsi="Cambria Math"/>
          </w:rPr>
          <m:t>=r</m:t>
        </m:r>
        <m:d>
          <m:dPr>
            <m:ctrlPr>
              <w:rPr>
                <w:rFonts w:ascii="Cambria Math" w:hAnsi="Cambria Math"/>
              </w:rPr>
            </m:ctrlPr>
          </m:dPr>
          <m:e>
            <m:r>
              <m:rPr>
                <m:sty m:val="p"/>
              </m:rPr>
              <w:rPr>
                <w:rFonts w:ascii="Cambria Math" w:hAnsi="Cambria Math"/>
              </w:rPr>
              <m:t>T</m:t>
            </m:r>
          </m:e>
        </m:d>
        <m:r>
          <m:rPr>
            <m:sty m:val="p"/>
          </m:rPr>
          <w:rPr>
            <w:rFonts w:ascii="Cambria Math" w:hAnsi="Cambria Math"/>
          </w:rPr>
          <m:t>W</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W</m:t>
                </m:r>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max</m:t>
                    </m:r>
                  </m:sub>
                </m:sSub>
              </m:den>
            </m:f>
          </m:e>
        </m:d>
      </m:oMath>
      <w:r w:rsidR="00044F5E" w:rsidRPr="009E7D68">
        <w:t>，</w:t>
      </w:r>
      <m:oMath>
        <m:r>
          <m:rPr>
            <m:sty m:val="p"/>
          </m:rPr>
          <w:rPr>
            <w:rFonts w:ascii="Cambria Math" w:hAnsi="Cambria Math"/>
          </w:rPr>
          <m:t>r</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max</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-a</m:t>
                </m:r>
                <m:sSup>
                  <m:sSupPr>
                    <m:ctrlPr>
                      <w:rPr>
                        <w:rFonts w:ascii="Cambria Math" w:hAnsi="Cambria Math"/>
                      </w:rPr>
                    </m:ctrlPr>
                  </m:sSupPr>
                  <m:e>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nor/>
                              </m:rPr>
                              <m:t>opt</m:t>
                            </m:r>
                          </m:sub>
                        </m:sSub>
                      </m:e>
                    </m:d>
                  </m:e>
                  <m:sup>
                    <m:r>
                      <m:rPr>
                        <m:sty m:val="p"/>
                      </m:rPr>
                      <w:rPr>
                        <w:rFonts w:ascii="Cambria Math" w:hAnsi="Cambria Math"/>
                      </w:rPr>
                      <m:t>2</m:t>
                    </m:r>
                  </m:sup>
                </m:sSup>
              </m:e>
            </m:d>
          </m:e>
        </m:func>
      </m:oMath>
      <w:r w:rsidR="00044F5E" w:rsidRPr="009E7D68">
        <w:t>，</w:t>
      </w:r>
    </w:p>
    <w:p w14:paraId="74134280" w14:textId="77777777" w:rsidR="00044F5E" w:rsidRPr="009E7D68" w:rsidRDefault="00044F5E" w:rsidP="00044F5E">
      <w:pPr>
        <w:pStyle w:val="a3"/>
        <w:adjustRightInd w:val="0"/>
        <w:snapToGrid w:val="0"/>
        <w:spacing w:line="360" w:lineRule="auto"/>
        <w:ind w:firstLine="0"/>
        <w:rPr>
          <w:szCs w:val="24"/>
        </w:rPr>
      </w:pPr>
      <w:r w:rsidRPr="009E7D68">
        <w:t>其中，</w:t>
      </w:r>
      <m:oMath>
        <m:r>
          <m:rPr>
            <m:sty m:val="p"/>
          </m:rPr>
          <w:rPr>
            <w:rFonts w:ascii="Cambria Math" w:hAnsi="Cambria Math"/>
          </w:rPr>
          <m:t>r</m:t>
        </m:r>
        <m:d>
          <m:dPr>
            <m:ctrlPr>
              <w:rPr>
                <w:rFonts w:ascii="Cambria Math" w:hAnsi="Cambria Math"/>
              </w:rPr>
            </m:ctrlPr>
          </m:dPr>
          <m:e>
            <m:r>
              <m:rPr>
                <m:sty m:val="p"/>
              </m:rPr>
              <w:rPr>
                <w:rFonts w:ascii="Cambria Math" w:hAnsi="Cambria Math"/>
              </w:rPr>
              <m:t>T</m:t>
            </m:r>
          </m:e>
        </m:d>
      </m:oMath>
      <w:r w:rsidRPr="009E7D68">
        <w:rPr>
          <w:rFonts w:hint="eastAsia"/>
        </w:rPr>
        <w:t>表示</w:t>
      </w:r>
      <w:r w:rsidRPr="009E7D68">
        <w:t>随温度变化的生长率，</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max</m:t>
            </m:r>
          </m:sub>
        </m:sSub>
      </m:oMath>
      <w:r w:rsidRPr="009E7D68">
        <w:t>为设定的最大个体重量</w:t>
      </w:r>
      <w:r w:rsidRPr="009E7D68">
        <w:rPr>
          <w:szCs w:val="21"/>
        </w:rPr>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max</m:t>
            </m:r>
          </m:sub>
        </m:sSub>
      </m:oMath>
      <w:r w:rsidRPr="009E7D68">
        <w:rPr>
          <w:szCs w:val="21"/>
        </w:rPr>
        <w:t>为设定的最大生长率</w:t>
      </w:r>
      <w:r w:rsidRPr="009E7D68">
        <w:t>，</w:t>
      </w:r>
      <m:oMath>
        <m:r>
          <m:rPr>
            <m:sty m:val="p"/>
          </m:rPr>
          <w:rPr>
            <w:rFonts w:ascii="Cambria Math" w:hAnsi="Cambria Math"/>
          </w:rPr>
          <m:t>a</m:t>
        </m:r>
      </m:oMath>
      <w:r w:rsidRPr="009E7D68">
        <w:t>为设定的</w:t>
      </w:r>
      <w:r w:rsidRPr="009E7D68">
        <w:rPr>
          <w:szCs w:val="21"/>
        </w:rPr>
        <w:t>生长率温度系数</w:t>
      </w:r>
      <w:r w:rsidRPr="009E7D68">
        <w:rPr>
          <w:rFonts w:hint="eastAsia"/>
          <w:szCs w:val="24"/>
        </w:rPr>
        <w:t>。</w:t>
      </w:r>
      <w:r w:rsidRPr="009E7D68">
        <w:rPr>
          <w:rFonts w:hint="eastAsia"/>
        </w:rPr>
        <w:t>再结合</w:t>
      </w:r>
      <m:oMath>
        <m:r>
          <m:rPr>
            <m:sty m:val="p"/>
          </m:rPr>
          <w:rPr>
            <w:rFonts w:ascii="Cambria Math" w:hAnsi="Cambria Math"/>
          </w:rPr>
          <m:t>T</m:t>
        </m:r>
        <m:d>
          <m:dPr>
            <m:ctrlPr>
              <w:rPr>
                <w:rFonts w:ascii="Cambria Math" w:hAnsi="Cambria Math"/>
              </w:rPr>
            </m:ctrlPr>
          </m:dPr>
          <m:e>
            <m:r>
              <m:rPr>
                <m:sty m:val="p"/>
              </m:rPr>
              <w:rPr>
                <w:rFonts w:ascii="Cambria Math" w:hAnsi="Cambria Math"/>
              </w:rPr>
              <m:t>t</m:t>
            </m:r>
          </m:e>
        </m:d>
      </m:oMath>
      <w:r w:rsidRPr="009E7D68">
        <w:t>，</w:t>
      </w:r>
      <w:r w:rsidRPr="009E7D68">
        <w:rPr>
          <w:rFonts w:hint="eastAsia"/>
        </w:rPr>
        <w:t>并通过函数（例如使用</w:t>
      </w:r>
      <w:r w:rsidRPr="009E7D68">
        <w:rPr>
          <w:rFonts w:hint="eastAsia"/>
        </w:rPr>
        <w:t>Python</w:t>
      </w:r>
      <w:r w:rsidRPr="009E7D68">
        <w:rPr>
          <w:rFonts w:hint="eastAsia"/>
        </w:rPr>
        <w:t>和</w:t>
      </w:r>
      <w:r w:rsidRPr="009E7D68">
        <w:rPr>
          <w:rFonts w:hint="eastAsia"/>
        </w:rPr>
        <w:t>SciPy</w:t>
      </w:r>
      <w:r w:rsidRPr="009E7D68">
        <w:rPr>
          <w:rFonts w:hint="eastAsia"/>
        </w:rPr>
        <w:t>库的</w:t>
      </w:r>
      <w:r w:rsidRPr="009E7D68">
        <w:rPr>
          <w:rFonts w:hint="eastAsia"/>
        </w:rPr>
        <w:t>odeint</w:t>
      </w:r>
      <w:r w:rsidRPr="009E7D68">
        <w:rPr>
          <w:rFonts w:hint="eastAsia"/>
        </w:rPr>
        <w:t>函数）求解微分方程，即可得到</w:t>
      </w:r>
      <w:r w:rsidRPr="009E7D68">
        <w:rPr>
          <w:szCs w:val="24"/>
        </w:rPr>
        <w:t>与时间</w:t>
      </w:r>
      <w:r w:rsidRPr="009E7D68">
        <w:rPr>
          <w:szCs w:val="24"/>
        </w:rPr>
        <w:t>t</w:t>
      </w:r>
      <w:r w:rsidRPr="009E7D68">
        <w:rPr>
          <w:szCs w:val="24"/>
        </w:rPr>
        <w:t>相关的单体鱼体重</w:t>
      </w:r>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oMath>
      <w:r w:rsidRPr="009E7D68">
        <w:rPr>
          <w:rFonts w:hint="eastAsia"/>
        </w:rPr>
        <w:t>。本实施</w:t>
      </w:r>
      <w:proofErr w:type="gramStart"/>
      <w:r w:rsidRPr="009E7D68">
        <w:rPr>
          <w:rFonts w:hint="eastAsia"/>
        </w:rPr>
        <w:t>例采用逻辑斯</w:t>
      </w:r>
      <w:proofErr w:type="gramEnd"/>
      <w:r w:rsidRPr="009E7D68">
        <w:rPr>
          <w:rFonts w:hint="eastAsia"/>
        </w:rPr>
        <w:t>蒂生长模型，生长速度与体重成正比（小鱼长得快），同时又收到上限的约束，越接近最大重量生长越慢，并考虑温度修正的生长速率，温度偏离最适宜温度，生长速率下降，从而可以很好地估算</w:t>
      </w:r>
      <w:r w:rsidRPr="009E7D68">
        <w:rPr>
          <w:szCs w:val="24"/>
        </w:rPr>
        <w:t>单体鱼体重</w:t>
      </w:r>
      <w:r w:rsidRPr="009E7D68">
        <w:rPr>
          <w:rFonts w:hint="eastAsia"/>
          <w:szCs w:val="24"/>
        </w:rPr>
        <w:t>。</w:t>
      </w:r>
    </w:p>
    <w:p w14:paraId="21EB172C" w14:textId="77777777" w:rsidR="00044F5E" w:rsidRPr="009E7D68" w:rsidRDefault="00044F5E" w:rsidP="00044F5E">
      <w:pPr>
        <w:pStyle w:val="a3"/>
        <w:adjustRightInd w:val="0"/>
        <w:snapToGrid w:val="0"/>
        <w:spacing w:line="360" w:lineRule="auto"/>
        <w:ind w:firstLine="0"/>
      </w:pPr>
      <w:r w:rsidRPr="009E7D68">
        <w:rPr>
          <w:rFonts w:hint="eastAsia"/>
          <w:szCs w:val="24"/>
        </w:rPr>
        <w:t xml:space="preserve">    </w:t>
      </w:r>
      <w:r w:rsidRPr="009E7D68">
        <w:rPr>
          <w:rFonts w:ascii="宋体" w:hAnsi="宋体" w:hint="eastAsia"/>
        </w:rPr>
        <w:t>总生物量等于鱼群数量乘上单体重量，饲料输入量与鱼体总量挂钩，因此建立函数关系如下：</w:t>
      </w:r>
      <w:r w:rsidRPr="009E7D68">
        <w:rPr>
          <w:rFonts w:ascii="Cambria Math" w:hAnsi="Cambria Math"/>
        </w:rPr>
        <w:br/>
      </w:r>
      <m:oMathPara>
        <m:oMath>
          <m:r>
            <m:rPr>
              <m:sty m:val="p"/>
            </m:rPr>
            <w:rPr>
              <w:rFonts w:ascii="Cambria Math" w:hAnsi="Cambria Math"/>
            </w:rPr>
            <m:t>B</m:t>
          </m:r>
          <m:d>
            <m:dPr>
              <m:ctrlPr>
                <w:rPr>
                  <w:rFonts w:ascii="Cambria Math" w:hAnsi="Cambria Math"/>
                </w:rPr>
              </m:ctrlPr>
            </m:dPr>
            <m:e>
              <m:r>
                <m:rPr>
                  <m:sty m:val="p"/>
                </m:rPr>
                <w:rPr>
                  <w:rFonts w:ascii="Cambria Math" w:hAnsi="Cambria Math"/>
                </w:rPr>
                <m:t>t</m:t>
              </m:r>
            </m:e>
          </m:d>
          <m:r>
            <m:rPr>
              <m:sty m:val="p"/>
            </m:rPr>
            <w:rPr>
              <w:rFonts w:ascii="Cambria Math" w:hAnsi="Cambria Math"/>
            </w:rPr>
            <m:t>=N</m:t>
          </m:r>
          <m:d>
            <m:dPr>
              <m:ctrlPr>
                <w:rPr>
                  <w:rFonts w:ascii="Cambria Math" w:hAnsi="Cambria Math"/>
                </w:rPr>
              </m:ctrlPr>
            </m:dPr>
            <m:e>
              <m:r>
                <m:rPr>
                  <m:sty m:val="p"/>
                </m:rPr>
                <w:rPr>
                  <w:rFonts w:ascii="Cambria Math" w:hAnsi="Cambria Math"/>
                </w:rPr>
                <m:t>t</m:t>
              </m:r>
            </m:e>
          </m:d>
          <m:r>
            <m:rPr>
              <m:sty m:val="p"/>
            </m:rPr>
            <w:rPr>
              <w:rFonts w:ascii="Cambria Math" w:hAnsi="Cambria Math"/>
            </w:rPr>
            <m:t>W</m:t>
          </m:r>
          <m:d>
            <m:dPr>
              <m:ctrlPr>
                <w:rPr>
                  <w:rFonts w:ascii="Cambria Math" w:hAnsi="Cambria Math"/>
                </w:rPr>
              </m:ctrlPr>
            </m:dPr>
            <m:e>
              <m:r>
                <m:rPr>
                  <m:sty m:val="p"/>
                </m:rPr>
                <w:rPr>
                  <w:rFonts w:ascii="Cambria Math" w:hAnsi="Cambria Math"/>
                </w:rPr>
                <m:t>t</m:t>
              </m:r>
            </m:e>
          </m:d>
          <m:r>
            <m:rPr>
              <m:sty m:val="p"/>
            </m:rPr>
            <w:rPr>
              <w:rFonts w:ascii="Cambria Math" w:hAnsi="Cambria Math"/>
            </w:rPr>
            <m:t>,F</m:t>
          </m:r>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nor/>
                </m:rPr>
                <w:rPr>
                  <w:rFonts w:ascii="Cambria Math" w:hAnsi="Cambria Math"/>
                </w:rPr>
                <m:t>rate</m:t>
              </m:r>
            </m:sub>
          </m:sSub>
          <m:r>
            <m:rPr>
              <m:sty m:val="p"/>
            </m:rPr>
            <w:rPr>
              <w:rFonts w:ascii="Cambria Math" w:hAnsi="Cambria Math"/>
            </w:rPr>
            <m:t>B</m:t>
          </m:r>
          <m:d>
            <m:dPr>
              <m:ctrlPr>
                <w:rPr>
                  <w:rFonts w:ascii="Cambria Math" w:hAnsi="Cambria Math"/>
                </w:rPr>
              </m:ctrlPr>
            </m:dPr>
            <m:e>
              <m:r>
                <m:rPr>
                  <m:sty m:val="p"/>
                </m:rPr>
                <w:rPr>
                  <w:rFonts w:ascii="Cambria Math" w:hAnsi="Cambria Math"/>
                </w:rPr>
                <m:t>t</m:t>
              </m:r>
            </m:e>
          </m:d>
        </m:oMath>
      </m:oMathPara>
    </w:p>
    <w:p w14:paraId="52E4B166" w14:textId="77777777" w:rsidR="00044F5E" w:rsidRPr="009E7D68" w:rsidRDefault="00044F5E" w:rsidP="00044F5E">
      <w:pPr>
        <w:pStyle w:val="a3"/>
        <w:adjustRightInd w:val="0"/>
        <w:snapToGrid w:val="0"/>
        <w:spacing w:line="360" w:lineRule="auto"/>
        <w:ind w:firstLine="0"/>
        <w:rPr>
          <w:szCs w:val="24"/>
        </w:rPr>
      </w:pPr>
      <w:r w:rsidRPr="009E7D68">
        <w:rPr>
          <w:rFonts w:hint="eastAsia"/>
          <w:szCs w:val="24"/>
        </w:rPr>
        <w:t>这样可以得到所需要的</w:t>
      </w:r>
      <w:r w:rsidRPr="009E7D68">
        <w:rPr>
          <w:rFonts w:ascii="宋体" w:hAnsi="宋体" w:hint="eastAsia"/>
        </w:rPr>
        <w:t>饲料输入量</w:t>
      </w:r>
      <m:oMath>
        <m:r>
          <m:rPr>
            <m:sty m:val="p"/>
          </m:rPr>
          <w:rPr>
            <w:rFonts w:ascii="Cambria Math" w:hAnsi="Cambria Math"/>
          </w:rPr>
          <m:t>F</m:t>
        </m:r>
        <m:d>
          <m:dPr>
            <m:ctrlPr>
              <w:rPr>
                <w:rFonts w:ascii="Cambria Math" w:hAnsi="Cambria Math"/>
              </w:rPr>
            </m:ctrlPr>
          </m:dPr>
          <m:e>
            <m:r>
              <m:rPr>
                <m:sty m:val="p"/>
              </m:rPr>
              <w:rPr>
                <w:rFonts w:ascii="Cambria Math" w:hAnsi="Cambria Math"/>
              </w:rPr>
              <m:t>t</m:t>
            </m:r>
          </m:e>
        </m:d>
      </m:oMath>
      <w:r w:rsidRPr="009E7D68">
        <w:rPr>
          <w:rFonts w:ascii="宋体" w:hAnsi="宋体" w:hint="eastAsia"/>
        </w:rPr>
        <w:t>随时间变化的函数关系，</w:t>
      </w:r>
      <w:r w:rsidRPr="009E7D68">
        <w:rPr>
          <w:szCs w:val="24"/>
        </w:rPr>
        <w:t>投饵率</w:t>
      </w:r>
      <w:r w:rsidRPr="009E7D68">
        <w:rPr>
          <w:szCs w:val="24"/>
        </w:rPr>
        <w:t>f</w:t>
      </w:r>
      <w:r w:rsidRPr="009E7D68">
        <w:rPr>
          <w:szCs w:val="24"/>
          <w:vertAlign w:val="subscript"/>
        </w:rPr>
        <w:t>rate</w:t>
      </w:r>
      <w:r w:rsidRPr="009E7D68">
        <w:rPr>
          <w:rFonts w:hint="eastAsia"/>
          <w:szCs w:val="24"/>
        </w:rPr>
        <w:t>根据实际情况设置，并且在养殖过程中可以进行调整。</w:t>
      </w:r>
    </w:p>
    <w:p w14:paraId="2A767BA9" w14:textId="77777777" w:rsidR="00044F5E" w:rsidRPr="009E7D68" w:rsidRDefault="00044F5E" w:rsidP="00044F5E">
      <w:pPr>
        <w:pStyle w:val="a3"/>
        <w:adjustRightInd w:val="0"/>
        <w:snapToGrid w:val="0"/>
        <w:spacing w:line="360" w:lineRule="auto"/>
        <w:rPr>
          <w:szCs w:val="24"/>
        </w:rPr>
      </w:pPr>
      <w:r w:rsidRPr="009E7D68">
        <w:rPr>
          <w:szCs w:val="24"/>
        </w:rPr>
        <w:t>S23</w:t>
      </w:r>
      <w:r w:rsidRPr="009E7D68">
        <w:rPr>
          <w:szCs w:val="24"/>
        </w:rPr>
        <w:t>、建立自然参数、管理参数</w:t>
      </w:r>
      <w:r w:rsidRPr="009E7D68">
        <w:rPr>
          <w:rFonts w:hint="eastAsia"/>
          <w:szCs w:val="24"/>
        </w:rPr>
        <w:t>及</w:t>
      </w:r>
      <w:r w:rsidRPr="009E7D68">
        <w:rPr>
          <w:szCs w:val="24"/>
        </w:rPr>
        <w:t>环境</w:t>
      </w:r>
      <w:r w:rsidRPr="009E7D68">
        <w:rPr>
          <w:rFonts w:hint="eastAsia"/>
          <w:szCs w:val="24"/>
        </w:rPr>
        <w:t>指标参数</w:t>
      </w:r>
      <w:r w:rsidRPr="009E7D68">
        <w:rPr>
          <w:szCs w:val="24"/>
        </w:rPr>
        <w:t>之间的函数关系，并</w:t>
      </w:r>
      <w:r w:rsidRPr="009E7D68">
        <w:rPr>
          <w:rFonts w:hint="eastAsia"/>
          <w:szCs w:val="24"/>
        </w:rPr>
        <w:t>得到</w:t>
      </w:r>
      <w:r w:rsidRPr="009E7D68">
        <w:rPr>
          <w:szCs w:val="24"/>
        </w:rPr>
        <w:t>环境</w:t>
      </w:r>
      <w:r w:rsidRPr="009E7D68">
        <w:rPr>
          <w:rFonts w:hint="eastAsia"/>
          <w:szCs w:val="24"/>
        </w:rPr>
        <w:t>指标参数与时间</w:t>
      </w:r>
      <w:r w:rsidRPr="009E7D68">
        <w:rPr>
          <w:szCs w:val="24"/>
        </w:rPr>
        <w:t>t</w:t>
      </w:r>
      <w:r w:rsidRPr="009E7D68">
        <w:rPr>
          <w:rFonts w:hint="eastAsia"/>
          <w:szCs w:val="24"/>
        </w:rPr>
        <w:t>之间</w:t>
      </w:r>
      <w:r w:rsidRPr="009E7D68">
        <w:rPr>
          <w:szCs w:val="24"/>
        </w:rPr>
        <w:t>的函数关系</w:t>
      </w:r>
      <w:r w:rsidRPr="009E7D68">
        <w:rPr>
          <w:rFonts w:hint="eastAsia"/>
          <w:szCs w:val="24"/>
        </w:rPr>
        <w:t>。</w:t>
      </w:r>
    </w:p>
    <w:p w14:paraId="1E72C190" w14:textId="77777777" w:rsidR="00044F5E" w:rsidRPr="009E7D68" w:rsidRDefault="00044F5E" w:rsidP="00044F5E">
      <w:pPr>
        <w:pStyle w:val="a3"/>
        <w:adjustRightInd w:val="0"/>
        <w:snapToGrid w:val="0"/>
        <w:spacing w:line="360" w:lineRule="auto"/>
        <w:rPr>
          <w:szCs w:val="24"/>
        </w:rPr>
      </w:pPr>
      <w:r w:rsidRPr="009E7D68">
        <w:rPr>
          <w:rFonts w:hint="eastAsia"/>
          <w:szCs w:val="24"/>
        </w:rPr>
        <w:t>在本实施例中，由于</w:t>
      </w:r>
      <w:bookmarkStart w:id="73" w:name="OLE_LINK33"/>
      <w:r w:rsidRPr="009E7D68">
        <w:rPr>
          <w:szCs w:val="24"/>
        </w:rPr>
        <w:t>环境</w:t>
      </w:r>
      <w:r w:rsidRPr="009E7D68">
        <w:rPr>
          <w:rFonts w:hint="eastAsia"/>
          <w:szCs w:val="24"/>
        </w:rPr>
        <w:t>指标参数</w:t>
      </w:r>
      <w:bookmarkEnd w:id="73"/>
      <w:r w:rsidRPr="009E7D68">
        <w:rPr>
          <w:rFonts w:hint="eastAsia"/>
          <w:szCs w:val="24"/>
        </w:rPr>
        <w:t>包括两部分，一部分是</w:t>
      </w:r>
      <w:r w:rsidRPr="009E7D68">
        <w:rPr>
          <w:szCs w:val="24"/>
        </w:rPr>
        <w:t>水质参数</w:t>
      </w:r>
      <w:r w:rsidRPr="009E7D68">
        <w:rPr>
          <w:rFonts w:hint="eastAsia"/>
          <w:szCs w:val="24"/>
        </w:rPr>
        <w:t>，另一部分是</w:t>
      </w:r>
      <w:r w:rsidRPr="009E7D68">
        <w:rPr>
          <w:szCs w:val="24"/>
        </w:rPr>
        <w:t>环境影响统计参数</w:t>
      </w:r>
      <w:r w:rsidRPr="009E7D68">
        <w:rPr>
          <w:rFonts w:hint="eastAsia"/>
          <w:szCs w:val="24"/>
        </w:rPr>
        <w:t>，包括</w:t>
      </w:r>
      <w:r w:rsidRPr="009E7D68">
        <w:rPr>
          <w:szCs w:val="24"/>
        </w:rPr>
        <w:t>养殖区域</w:t>
      </w:r>
      <w:r w:rsidRPr="009E7D68">
        <w:rPr>
          <w:rFonts w:hint="eastAsia"/>
          <w:szCs w:val="24"/>
        </w:rPr>
        <w:t>水体对外输出的</w:t>
      </w:r>
      <w:r w:rsidRPr="009E7D68">
        <w:rPr>
          <w:szCs w:val="24"/>
        </w:rPr>
        <w:t>总氮累积排放量和总磷累积排放量</w:t>
      </w:r>
      <w:r w:rsidRPr="009E7D68">
        <w:rPr>
          <w:rFonts w:hint="eastAsia"/>
          <w:szCs w:val="24"/>
        </w:rPr>
        <w:t>，这</w:t>
      </w:r>
      <w:r w:rsidRPr="009E7D68">
        <w:rPr>
          <w:szCs w:val="24"/>
        </w:rPr>
        <w:t>环境</w:t>
      </w:r>
      <w:r w:rsidRPr="009E7D68">
        <w:rPr>
          <w:rFonts w:hint="eastAsia"/>
          <w:szCs w:val="24"/>
        </w:rPr>
        <w:t>指标参数随时间的变化需要基于</w:t>
      </w:r>
      <w:r w:rsidRPr="009E7D68">
        <w:rPr>
          <w:szCs w:val="24"/>
        </w:rPr>
        <w:t>自然参数、管理参数和投饵量</w:t>
      </w:r>
      <m:oMath>
        <m:r>
          <m:rPr>
            <m:sty m:val="p"/>
          </m:rPr>
          <w:rPr>
            <w:rFonts w:ascii="Cambria Math" w:hAnsi="Cambria Math"/>
          </w:rPr>
          <m:t>F</m:t>
        </m:r>
        <m:d>
          <m:dPr>
            <m:ctrlPr>
              <w:rPr>
                <w:rFonts w:ascii="Cambria Math" w:hAnsi="Cambria Math"/>
              </w:rPr>
            </m:ctrlPr>
          </m:dPr>
          <m:e>
            <m:r>
              <m:rPr>
                <m:sty m:val="p"/>
              </m:rPr>
              <w:rPr>
                <w:rFonts w:ascii="Cambria Math" w:hAnsi="Cambria Math"/>
              </w:rPr>
              <m:t>t</m:t>
            </m:r>
          </m:e>
        </m:d>
      </m:oMath>
      <w:r w:rsidRPr="009E7D68">
        <w:rPr>
          <w:rFonts w:hint="eastAsia"/>
        </w:rPr>
        <w:t>计算</w:t>
      </w:r>
      <w:r w:rsidRPr="009E7D68">
        <w:rPr>
          <w:rFonts w:hint="eastAsia"/>
          <w:szCs w:val="24"/>
        </w:rPr>
        <w:t>得到。优选地，函数关系包括以下内容：</w:t>
      </w:r>
    </w:p>
    <w:p w14:paraId="33786983" w14:textId="77777777" w:rsidR="00044F5E" w:rsidRPr="009E7D68" w:rsidRDefault="00044F5E" w:rsidP="00044F5E">
      <w:pPr>
        <w:pStyle w:val="a3"/>
        <w:adjustRightInd w:val="0"/>
        <w:snapToGrid w:val="0"/>
        <w:spacing w:line="360" w:lineRule="auto"/>
        <w:ind w:firstLineChars="200" w:firstLine="480"/>
        <w:rPr>
          <w:szCs w:val="24"/>
        </w:rPr>
      </w:pPr>
      <w:r w:rsidRPr="009E7D68">
        <w:rPr>
          <w:rFonts w:hint="eastAsia"/>
          <w:szCs w:val="24"/>
        </w:rPr>
        <w:t>总氮浓度</w:t>
      </w:r>
      <m:oMath>
        <m:d>
          <m:dPr>
            <m:begChr m:val="["/>
            <m:endChr m:val="]"/>
            <m:ctrlPr>
              <w:rPr>
                <w:rFonts w:ascii="Cambria Math" w:hAnsi="Cambria Math"/>
              </w:rPr>
            </m:ctrlPr>
          </m:dPr>
          <m:e>
            <m:r>
              <m:rPr>
                <m:nor/>
              </m:rPr>
              <w:rPr>
                <w:rFonts w:ascii="Cambria Math" w:hAnsi="Cambria Math"/>
              </w:rPr>
              <m:t>TN</m:t>
            </m:r>
          </m:e>
        </m:d>
      </m:oMath>
      <w:r w:rsidRPr="009E7D68">
        <w:rPr>
          <w:rFonts w:hint="eastAsia"/>
        </w:rPr>
        <w:t>的函数关系</w:t>
      </w:r>
      <w:r w:rsidRPr="009E7D68">
        <w:rPr>
          <w:rFonts w:hint="eastAsia"/>
          <w:szCs w:val="24"/>
        </w:rPr>
        <w:t>：</w:t>
      </w:r>
    </w:p>
    <w:p w14:paraId="2D7482E9" w14:textId="77777777" w:rsidR="00044F5E" w:rsidRPr="009E7D68" w:rsidRDefault="00000000" w:rsidP="00044F5E">
      <w:pPr>
        <w:pStyle w:val="a3"/>
        <w:adjustRightInd w:val="0"/>
        <w:snapToGrid w:val="0"/>
        <w:spacing w:line="360" w:lineRule="auto"/>
        <w:jc w:val="center"/>
        <w:rPr>
          <w:rFonts w:ascii="Cambria Math" w:hAnsi="Cambria Math"/>
        </w:rPr>
      </w:pPr>
      <m:oMath>
        <m:f>
          <m:fPr>
            <m:ctrlPr>
              <w:rPr>
                <w:rFonts w:ascii="Cambria Math" w:hAnsi="Cambria Math"/>
              </w:rPr>
            </m:ctrlPr>
          </m:fPr>
          <m:num>
            <m:r>
              <m:rPr>
                <m:sty m:val="p"/>
              </m:rPr>
              <w:rPr>
                <w:rFonts w:ascii="Cambria Math" w:hAnsi="Cambria Math"/>
              </w:rPr>
              <m:t>d</m:t>
            </m:r>
            <m:d>
              <m:dPr>
                <m:begChr m:val="["/>
                <m:endChr m:val="]"/>
                <m:ctrlPr>
                  <w:rPr>
                    <w:rFonts w:ascii="Cambria Math" w:hAnsi="Cambria Math"/>
                  </w:rPr>
                </m:ctrlPr>
              </m:dPr>
              <m:e>
                <m:r>
                  <m:rPr>
                    <m:nor/>
                  </m:rPr>
                  <w:rPr>
                    <w:rFonts w:ascii="Cambria Math" w:hAnsi="Cambria Math"/>
                  </w:rPr>
                  <m:t>TN</m:t>
                </m:r>
              </m:e>
            </m:d>
          </m:num>
          <m:den>
            <m:r>
              <m:rPr>
                <m:sty m:val="p"/>
              </m:rPr>
              <w:rPr>
                <w:rFonts w:ascii="Cambria Math" w:hAnsi="Cambria Math"/>
              </w:rPr>
              <m:t>dt</m:t>
            </m:r>
          </m:den>
        </m:f>
        <m:r>
          <m:rPr>
            <m:sty m:val="p"/>
          </m:rPr>
          <w:rPr>
            <w:rFonts w:ascii="Cambria Math" w:hAnsi="Cambria Math"/>
          </w:rPr>
          <m:t>=</m:t>
        </m:r>
        <m:f>
          <m:fPr>
            <m:ctrlPr>
              <w:rPr>
                <w:rFonts w:ascii="Cambria Math" w:hAnsi="Cambria Math"/>
              </w:rPr>
            </m:ctrlPr>
          </m:fPr>
          <m:num>
            <m:r>
              <m:rPr>
                <m:nor/>
              </m:rPr>
              <w:rPr>
                <w:rFonts w:ascii="Cambria Math" w:hAnsi="Cambria Math"/>
              </w:rPr>
              <m:t>inputTN</m:t>
            </m:r>
          </m:num>
          <m:den>
            <m:r>
              <m:rPr>
                <m:sty m:val="p"/>
              </m:rPr>
              <w:rPr>
                <w:rFonts w:ascii="Cambria Math" w:hAnsi="Cambria Math"/>
              </w:rPr>
              <m:t>V</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nor/>
              </m:rPr>
              <w:rPr>
                <w:rFonts w:ascii="Cambria Math" w:hAnsi="Cambria Math"/>
              </w:rPr>
              <m:t>TN</m:t>
            </m:r>
          </m:sub>
        </m:sSub>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C</m:t>
            </m:r>
          </m:sub>
        </m:sSub>
        <m:r>
          <m:rPr>
            <m:sty m:val="p"/>
          </m:rPr>
          <w:rPr>
            <w:rFonts w:ascii="Cambria Math" w:hAnsi="Cambria Math"/>
          </w:rPr>
          <m:t>⋅</m:t>
        </m:r>
        <m:r>
          <m:rPr>
            <m:nor/>
          </m:rPr>
          <w:rPr>
            <w:rFonts w:ascii="Cambria Math" w:hAnsi="Cambria Math"/>
          </w:rPr>
          <m:t>growth</m:t>
        </m:r>
      </m:oMath>
      <w:r w:rsidR="00044F5E" w:rsidRPr="009E7D68">
        <w:rPr>
          <w:rFonts w:hint="eastAsia"/>
        </w:rPr>
        <w:t>，</w:t>
      </w:r>
      <w:r w:rsidR="00044F5E" w:rsidRPr="009E7D68">
        <w:rPr>
          <w:rFonts w:ascii="Cambria Math" w:hAnsi="Cambria Math"/>
        </w:rPr>
        <w:br/>
      </w:r>
      <m:oMath>
        <m:r>
          <m:rPr>
            <m:nor/>
          </m:rPr>
          <w:rPr>
            <w:rFonts w:ascii="Cambria Math" w:hAnsi="Cambria Math"/>
          </w:rPr>
          <m:t>inputTN</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γ+</m:t>
            </m:r>
            <m:d>
              <m:dPr>
                <m:ctrlPr>
                  <w:rPr>
                    <w:rFonts w:ascii="Cambria Math" w:hAnsi="Cambria Math"/>
                  </w:rPr>
                </m:ctrlPr>
              </m:dPr>
              <m:e>
                <m:r>
                  <m:rPr>
                    <m:sty m:val="p"/>
                  </m:rPr>
                  <w:rPr>
                    <w:rFonts w:ascii="Cambria Math" w:hAnsi="Cambria Math"/>
                  </w:rPr>
                  <m:t>1-γ</m:t>
                </m:r>
              </m:e>
            </m:d>
            <m:d>
              <m:dPr>
                <m:ctrlPr>
                  <w:rPr>
                    <w:rFonts w:ascii="Cambria Math" w:hAnsi="Cambria Math"/>
                  </w:rPr>
                </m:ctrlPr>
              </m:dPr>
              <m:e>
                <m:r>
                  <m:rPr>
                    <m:sty m:val="p"/>
                  </m:rPr>
                  <w:rPr>
                    <w:rFonts w:ascii="Cambria Math" w:hAnsi="Cambria Math"/>
                  </w:rPr>
                  <m:t>1-β</m:t>
                </m:r>
              </m:e>
            </m:d>
          </m:e>
        </m:d>
        <m:r>
          <m:rPr>
            <m:sty m:val="p"/>
          </m:rPr>
          <w:rPr>
            <w:rFonts w:ascii="Cambria Math" w:hAnsi="Cambria Math"/>
          </w:rPr>
          <m:t>F⋅</m:t>
        </m:r>
        <m:sSub>
          <m:sSubPr>
            <m:ctrlPr>
              <w:rPr>
                <w:rFonts w:ascii="Cambria Math" w:hAnsi="Cambria Math"/>
              </w:rPr>
            </m:ctrlPr>
          </m:sSubPr>
          <m:e>
            <m:r>
              <m:rPr>
                <m:sty m:val="p"/>
              </m:rPr>
              <w:rPr>
                <w:rFonts w:ascii="Cambria Math" w:hAnsi="Cambria Math"/>
              </w:rPr>
              <m:t>N</m:t>
            </m:r>
          </m:e>
          <m:sub>
            <m:r>
              <m:rPr>
                <m:nor/>
              </m:rPr>
              <w:rPr>
                <w:rFonts w:ascii="Cambria Math" w:hAnsi="Cambria Math"/>
              </w:rPr>
              <m:t>feed</m:t>
            </m:r>
          </m:sub>
        </m:sSub>
        <m:r>
          <m:rPr>
            <m:sty m:val="p"/>
          </m:rPr>
          <w:rPr>
            <w:rFonts w:ascii="Cambria Math" w:hAnsi="Cambria Math"/>
          </w:rPr>
          <m:t>⋅1000</m:t>
        </m:r>
      </m:oMath>
      <w:r w:rsidR="00044F5E" w:rsidRPr="009E7D68">
        <w:rPr>
          <w:rFonts w:ascii="Cambria Math" w:hAnsi="Cambria Math" w:hint="eastAsia"/>
        </w:rPr>
        <w:t>，</w:t>
      </w:r>
    </w:p>
    <w:p w14:paraId="69CEE096" w14:textId="77777777" w:rsidR="00044F5E" w:rsidRPr="009E7D68" w:rsidRDefault="00044F5E" w:rsidP="00044F5E">
      <w:pPr>
        <w:pStyle w:val="a3"/>
        <w:adjustRightInd w:val="0"/>
        <w:snapToGrid w:val="0"/>
        <w:spacing w:line="360" w:lineRule="auto"/>
        <w:ind w:firstLine="0"/>
        <w:rPr>
          <w:szCs w:val="24"/>
        </w:rPr>
      </w:pPr>
      <w:r w:rsidRPr="009E7D68">
        <w:rPr>
          <w:rFonts w:hint="eastAsia"/>
        </w:rPr>
        <w:t>其中，</w:t>
      </w:r>
      <m:oMath>
        <m:r>
          <m:rPr>
            <m:nor/>
          </m:rPr>
          <w:rPr>
            <w:rFonts w:ascii="Cambria Math" w:hAnsi="Cambria Math"/>
          </w:rPr>
          <m:t>inputTN</m:t>
        </m:r>
      </m:oMath>
      <w:bookmarkStart w:id="74" w:name="_Hlk215600015"/>
      <w:r w:rsidRPr="009E7D68">
        <w:rPr>
          <w:rFonts w:hint="eastAsia"/>
        </w:rPr>
        <w:t>表示</w:t>
      </w:r>
      <w:bookmarkEnd w:id="74"/>
      <w:r w:rsidRPr="009E7D68">
        <w:rPr>
          <w:rFonts w:hint="eastAsia"/>
        </w:rPr>
        <w:t>单位时间输入</w:t>
      </w:r>
      <w:r w:rsidRPr="009E7D68">
        <w:rPr>
          <w:szCs w:val="24"/>
        </w:rPr>
        <w:t>养殖区域</w:t>
      </w:r>
      <w:bookmarkStart w:id="75" w:name="_Hlk215600028"/>
      <w:r w:rsidRPr="009E7D68">
        <w:rPr>
          <w:rFonts w:hint="eastAsia"/>
          <w:szCs w:val="24"/>
        </w:rPr>
        <w:t>水体</w:t>
      </w:r>
      <w:bookmarkEnd w:id="75"/>
      <w:r w:rsidRPr="009E7D68">
        <w:rPr>
          <w:rFonts w:hint="eastAsia"/>
          <w:szCs w:val="24"/>
        </w:rPr>
        <w:t>的总氮量，</w:t>
      </w:r>
      <m:oMath>
        <m:r>
          <m:rPr>
            <m:sty m:val="p"/>
          </m:rPr>
          <w:rPr>
            <w:rFonts w:ascii="Cambria Math" w:hAnsi="Cambria Math"/>
          </w:rPr>
          <m:t>V</m:t>
        </m:r>
      </m:oMath>
      <w:r w:rsidRPr="009E7D68">
        <w:rPr>
          <w:rFonts w:hint="eastAsia"/>
          <w:szCs w:val="24"/>
        </w:rPr>
        <w:t>为</w:t>
      </w:r>
      <w:r w:rsidRPr="009E7D68">
        <w:rPr>
          <w:szCs w:val="24"/>
        </w:rPr>
        <w:t>养殖区域</w:t>
      </w:r>
      <w:r w:rsidRPr="009E7D68">
        <w:rPr>
          <w:rFonts w:hint="eastAsia"/>
          <w:szCs w:val="24"/>
        </w:rPr>
        <w:t>水体体积，</w:t>
      </w:r>
      <m:oMath>
        <m:sSub>
          <m:sSubPr>
            <m:ctrlPr>
              <w:rPr>
                <w:rFonts w:ascii="Cambria Math" w:hAnsi="Cambria Math"/>
              </w:rPr>
            </m:ctrlPr>
          </m:sSubPr>
          <m:e>
            <m:r>
              <m:rPr>
                <m:sty m:val="p"/>
              </m:rPr>
              <w:rPr>
                <w:rFonts w:ascii="Cambria Math" w:hAnsi="Cambria Math"/>
              </w:rPr>
              <m:t>k</m:t>
            </m:r>
          </m:e>
          <m:sub>
            <m:r>
              <m:rPr>
                <m:nor/>
              </m:rPr>
              <w:rPr>
                <w:rFonts w:ascii="Cambria Math" w:hAnsi="Cambria Math"/>
              </w:rPr>
              <m:t>TN</m:t>
            </m:r>
          </m:sub>
        </m:sSub>
      </m:oMath>
      <w:r w:rsidRPr="009E7D68">
        <w:rPr>
          <w:rFonts w:hint="eastAsia"/>
          <w:szCs w:val="24"/>
        </w:rPr>
        <w:t>为设定的氮降解率，</w:t>
      </w:r>
      <m:oMath>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oMath>
      <w:r w:rsidRPr="009E7D68">
        <w:rPr>
          <w:rFonts w:hint="eastAsia"/>
          <w:szCs w:val="24"/>
        </w:rPr>
        <w:t>为设定的水交换率，</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C</m:t>
            </m:r>
          </m:sub>
        </m:sSub>
      </m:oMath>
      <w:r w:rsidRPr="009E7D68">
        <w:rPr>
          <w:rFonts w:hint="eastAsia"/>
          <w:szCs w:val="24"/>
        </w:rPr>
        <w:t>为设定的叶绿素氮含量，</w:t>
      </w:r>
      <w:r w:rsidRPr="009E7D68">
        <w:rPr>
          <w:szCs w:val="24"/>
        </w:rPr>
        <w:t>藻类生物量</w:t>
      </w:r>
      <m:oMath>
        <m:r>
          <m:rPr>
            <m:nor/>
          </m:rPr>
          <w:rPr>
            <w:rFonts w:ascii="Cambria Math" w:hAnsi="Cambria Math" w:hint="eastAsia"/>
          </w:rPr>
          <m:t>g</m:t>
        </m:r>
        <m:r>
          <m:rPr>
            <m:nor/>
          </m:rPr>
          <w:rPr>
            <w:rFonts w:ascii="Cambria Math" w:hAnsi="Cambria Math"/>
          </w:rPr>
          <m:t>rowth</m:t>
        </m:r>
      </m:oMath>
      <w:r w:rsidRPr="009E7D68">
        <w:rPr>
          <w:rFonts w:hint="eastAsia"/>
        </w:rPr>
        <w:t>为需要求解的值</w:t>
      </w:r>
      <w:r w:rsidRPr="009E7D68">
        <w:rPr>
          <w:rFonts w:hint="eastAsia"/>
          <w:szCs w:val="24"/>
        </w:rPr>
        <w:t>，</w:t>
      </w:r>
      <m:oMath>
        <m:sSub>
          <m:sSubPr>
            <m:ctrlPr>
              <w:rPr>
                <w:rFonts w:ascii="Cambria Math" w:hAnsi="Cambria Math"/>
              </w:rPr>
            </m:ctrlPr>
          </m:sSubPr>
          <m:e>
            <m:r>
              <m:rPr>
                <m:sty m:val="p"/>
              </m:rPr>
              <w:rPr>
                <w:rFonts w:ascii="Cambria Math" w:hAnsi="Cambria Math"/>
              </w:rPr>
              <m:t>N</m:t>
            </m:r>
          </m:e>
          <m:sub>
            <m:r>
              <m:rPr>
                <m:nor/>
              </m:rPr>
              <w:rPr>
                <w:rFonts w:ascii="Cambria Math" w:hAnsi="Cambria Math"/>
              </w:rPr>
              <m:t>feed</m:t>
            </m:r>
          </m:sub>
        </m:sSub>
      </m:oMath>
      <w:r w:rsidRPr="009E7D68">
        <w:rPr>
          <w:rFonts w:hint="eastAsia"/>
          <w:szCs w:val="24"/>
        </w:rPr>
        <w:t>为设定的饲料氮含量，</w:t>
      </w:r>
      <m:oMath>
        <m:r>
          <m:rPr>
            <m:sty m:val="p"/>
          </m:rPr>
          <w:rPr>
            <w:rFonts w:ascii="Cambria Math" w:hAnsi="Cambria Math"/>
          </w:rPr>
          <m:t>γ</m:t>
        </m:r>
      </m:oMath>
      <w:r w:rsidRPr="009E7D68">
        <w:rPr>
          <w:rFonts w:hint="eastAsia"/>
          <w:szCs w:val="24"/>
        </w:rPr>
        <w:t>为设定的未食用饲料比例，</w:t>
      </w:r>
      <m:oMath>
        <m:r>
          <m:rPr>
            <m:sty m:val="p"/>
          </m:rPr>
          <w:rPr>
            <w:rFonts w:ascii="Cambria Math" w:hAnsi="Cambria Math"/>
          </w:rPr>
          <m:t>β</m:t>
        </m:r>
      </m:oMath>
      <w:r w:rsidRPr="009E7D68">
        <w:rPr>
          <w:rFonts w:hint="eastAsia"/>
          <w:szCs w:val="24"/>
        </w:rPr>
        <w:t>为设定的未食用饲料比例，</w:t>
      </w:r>
      <m:oMath>
        <m:r>
          <m:rPr>
            <m:sty m:val="p"/>
          </m:rPr>
          <w:rPr>
            <w:rFonts w:ascii="Cambria Math" w:hAnsi="Cambria Math"/>
          </w:rPr>
          <m:t>F</m:t>
        </m:r>
      </m:oMath>
      <w:r w:rsidRPr="009E7D68">
        <w:rPr>
          <w:rFonts w:hint="eastAsia"/>
        </w:rPr>
        <w:t>为</w:t>
      </w:r>
      <w:r w:rsidRPr="009E7D68">
        <w:rPr>
          <w:szCs w:val="24"/>
        </w:rPr>
        <w:t>投饵量</w:t>
      </w:r>
      <w:r w:rsidRPr="009E7D68">
        <w:rPr>
          <w:rFonts w:hint="eastAsia"/>
          <w:szCs w:val="24"/>
        </w:rPr>
        <w:t>。</w:t>
      </w:r>
    </w:p>
    <w:p w14:paraId="408AC052" w14:textId="77777777" w:rsidR="00044F5E" w:rsidRPr="009E7D68" w:rsidRDefault="00044F5E" w:rsidP="00044F5E">
      <w:pPr>
        <w:pStyle w:val="a3"/>
        <w:adjustRightInd w:val="0"/>
        <w:snapToGrid w:val="0"/>
        <w:spacing w:line="360" w:lineRule="auto"/>
        <w:ind w:firstLineChars="200" w:firstLine="480"/>
        <w:rPr>
          <w:szCs w:val="24"/>
        </w:rPr>
      </w:pPr>
      <w:r w:rsidRPr="009E7D68">
        <w:rPr>
          <w:rFonts w:hint="eastAsia"/>
          <w:szCs w:val="24"/>
        </w:rPr>
        <w:t>总</w:t>
      </w:r>
      <w:bookmarkStart w:id="76" w:name="_Hlk215601533"/>
      <w:r w:rsidRPr="009E7D68">
        <w:rPr>
          <w:rFonts w:hint="eastAsia"/>
          <w:szCs w:val="24"/>
        </w:rPr>
        <w:t>磷</w:t>
      </w:r>
      <w:bookmarkEnd w:id="76"/>
      <w:r w:rsidRPr="009E7D68">
        <w:rPr>
          <w:rFonts w:hint="eastAsia"/>
          <w:szCs w:val="24"/>
        </w:rPr>
        <w:t>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oMath>
      <w:r w:rsidRPr="009E7D68">
        <w:rPr>
          <w:rFonts w:hint="eastAsia"/>
        </w:rPr>
        <w:t>的函数关系</w:t>
      </w:r>
      <w:r w:rsidRPr="009E7D68">
        <w:rPr>
          <w:rFonts w:hint="eastAsia"/>
          <w:szCs w:val="24"/>
        </w:rPr>
        <w:t>：</w:t>
      </w:r>
    </w:p>
    <w:p w14:paraId="2600DDDC" w14:textId="77777777" w:rsidR="00044F5E" w:rsidRPr="009E7D68" w:rsidRDefault="00000000" w:rsidP="00044F5E">
      <w:pPr>
        <w:pStyle w:val="a3"/>
        <w:adjustRightInd w:val="0"/>
        <w:snapToGrid w:val="0"/>
        <w:spacing w:line="360" w:lineRule="auto"/>
        <w:jc w:val="center"/>
        <w:rPr>
          <w:rFonts w:ascii="Cambria Math" w:hAnsi="Cambria Math"/>
        </w:rPr>
      </w:pPr>
      <m:oMath>
        <m:f>
          <m:fPr>
            <m:ctrlPr>
              <w:rPr>
                <w:rFonts w:ascii="Cambria Math" w:hAnsi="Cambria Math"/>
              </w:rPr>
            </m:ctrlPr>
          </m:fPr>
          <m:num>
            <m:r>
              <m:rPr>
                <m:sty m:val="p"/>
              </m:rPr>
              <w:rPr>
                <w:rFonts w:ascii="Cambria Math" w:hAnsi="Cambria Math"/>
              </w:rPr>
              <m:t>d</m:t>
            </m:r>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num>
          <m:den>
            <m:r>
              <m:rPr>
                <m:sty m:val="p"/>
              </m:rPr>
              <w:rPr>
                <w:rFonts w:ascii="Cambria Math" w:hAnsi="Cambria Math"/>
              </w:rPr>
              <m:t>dt</m:t>
            </m:r>
          </m:den>
        </m:f>
        <m:r>
          <m:rPr>
            <m:sty m:val="p"/>
          </m:rPr>
          <w:rPr>
            <w:rFonts w:ascii="Cambria Math" w:hAnsi="Cambria Math"/>
          </w:rPr>
          <m:t>=</m:t>
        </m:r>
        <m:f>
          <m:fPr>
            <m:ctrlPr>
              <w:rPr>
                <w:rFonts w:ascii="Cambria Math" w:hAnsi="Cambria Math"/>
              </w:rPr>
            </m:ctrlPr>
          </m:fPr>
          <m:num>
            <m:r>
              <m:rPr>
                <m:nor/>
              </m:rPr>
              <w:rPr>
                <w:rFonts w:ascii="Cambria Math" w:hAnsi="Cambria Math"/>
              </w:rPr>
              <m:t>inputT</m:t>
            </m:r>
            <m:r>
              <m:rPr>
                <m:nor/>
              </m:rPr>
              <w:rPr>
                <w:rFonts w:ascii="Cambria Math" w:hAnsi="Cambria Math" w:hint="eastAsia"/>
              </w:rPr>
              <m:t>P</m:t>
            </m:r>
          </m:num>
          <m:den>
            <m:r>
              <m:rPr>
                <m:sty m:val="p"/>
              </m:rPr>
              <w:rPr>
                <w:rFonts w:ascii="Cambria Math" w:hAnsi="Cambria Math"/>
              </w:rPr>
              <m:t>V</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nor/>
              </m:rPr>
              <w:rPr>
                <w:rFonts w:ascii="Cambria Math" w:hAnsi="Cambria Math"/>
              </w:rPr>
              <m:t>T</m:t>
            </m:r>
            <m:r>
              <m:rPr>
                <m:nor/>
              </m:rPr>
              <w:rPr>
                <w:rFonts w:ascii="Cambria Math" w:hAnsi="Cambria Math" w:hint="eastAsia"/>
              </w:rPr>
              <m:t>P</m:t>
            </m:r>
          </m:sub>
        </m:sSub>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r>
          <m:rPr>
            <m:sty m:val="p"/>
          </m:rPr>
          <w:rPr>
            <w:rFonts w:ascii="Cambria Math" w:hAnsi="Cambria Math"/>
          </w:rPr>
          <m:t>⋅</m:t>
        </m:r>
        <m:r>
          <m:rPr>
            <m:nor/>
          </m:rPr>
          <w:rPr>
            <w:rFonts w:ascii="Cambria Math" w:hAnsi="Cambria Math"/>
          </w:rPr>
          <m:t>growth</m:t>
        </m:r>
      </m:oMath>
      <w:r w:rsidR="00044F5E" w:rsidRPr="009E7D68">
        <w:rPr>
          <w:rFonts w:hint="eastAsia"/>
        </w:rPr>
        <w:t>，</w:t>
      </w:r>
    </w:p>
    <w:p w14:paraId="0A4C131F" w14:textId="77777777" w:rsidR="00044F5E" w:rsidRPr="009E7D68" w:rsidRDefault="00044F5E" w:rsidP="00044F5E">
      <w:pPr>
        <w:pStyle w:val="a3"/>
        <w:adjustRightInd w:val="0"/>
        <w:snapToGrid w:val="0"/>
        <w:spacing w:line="360" w:lineRule="auto"/>
        <w:jc w:val="center"/>
        <w:rPr>
          <w:rFonts w:ascii="Cambria Math" w:hAnsi="Cambria Math"/>
        </w:rPr>
      </w:pPr>
      <m:oMath>
        <m:r>
          <m:rPr>
            <m:nor/>
          </m:rPr>
          <w:rPr>
            <w:rFonts w:ascii="Cambria Math" w:hAnsi="Cambria Math"/>
          </w:rPr>
          <m:t>inputT</m:t>
        </m:r>
        <m:r>
          <m:rPr>
            <m:nor/>
          </m:rPr>
          <w:rPr>
            <w:rFonts w:ascii="Cambria Math" w:hAnsi="Cambria Math" w:hint="eastAsia"/>
          </w:rPr>
          <m:t>P</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γ+</m:t>
            </m:r>
            <m:d>
              <m:dPr>
                <m:ctrlPr>
                  <w:rPr>
                    <w:rFonts w:ascii="Cambria Math" w:hAnsi="Cambria Math"/>
                  </w:rPr>
                </m:ctrlPr>
              </m:dPr>
              <m:e>
                <m:r>
                  <m:rPr>
                    <m:sty m:val="p"/>
                  </m:rPr>
                  <w:rPr>
                    <w:rFonts w:ascii="Cambria Math" w:hAnsi="Cambria Math"/>
                  </w:rPr>
                  <m:t>1-γ</m:t>
                </m:r>
              </m:e>
            </m:d>
            <m:d>
              <m:dPr>
                <m:ctrlPr>
                  <w:rPr>
                    <w:rFonts w:ascii="Cambria Math" w:hAnsi="Cambria Math"/>
                  </w:rPr>
                </m:ctrlPr>
              </m:dPr>
              <m:e>
                <m:r>
                  <m:rPr>
                    <m:sty m:val="p"/>
                  </m:rPr>
                  <w:rPr>
                    <w:rFonts w:ascii="Cambria Math" w:hAnsi="Cambria Math"/>
                  </w:rPr>
                  <m:t>1-β</m:t>
                </m:r>
              </m:e>
            </m:d>
          </m:e>
        </m:d>
        <m:r>
          <m:rPr>
            <m:sty m:val="p"/>
          </m:rPr>
          <w:rPr>
            <w:rFonts w:ascii="Cambria Math" w:hAnsi="Cambria Math"/>
          </w:rPr>
          <m:t>F⋅</m:t>
        </m:r>
        <m:sSub>
          <m:sSubPr>
            <m:ctrlPr>
              <w:rPr>
                <w:rFonts w:ascii="Cambria Math" w:hAnsi="Cambria Math"/>
              </w:rPr>
            </m:ctrlPr>
          </m:sSubPr>
          <m:e>
            <m:r>
              <m:rPr>
                <m:sty m:val="p"/>
              </m:rPr>
              <w:rPr>
                <w:rFonts w:ascii="Cambria Math" w:hAnsi="Cambria Math"/>
              </w:rPr>
              <m:t>P</m:t>
            </m:r>
          </m:e>
          <m:sub>
            <m:r>
              <m:rPr>
                <m:nor/>
              </m:rPr>
              <w:rPr>
                <w:rFonts w:ascii="Cambria Math" w:hAnsi="Cambria Math"/>
              </w:rPr>
              <m:t>feed</m:t>
            </m:r>
          </m:sub>
        </m:sSub>
        <m:r>
          <m:rPr>
            <m:sty m:val="p"/>
          </m:rPr>
          <w:rPr>
            <w:rFonts w:ascii="Cambria Math" w:hAnsi="Cambria Math"/>
          </w:rPr>
          <m:t>⋅1000</m:t>
        </m:r>
      </m:oMath>
      <w:r w:rsidRPr="009E7D68">
        <w:rPr>
          <w:rFonts w:ascii="Cambria Math" w:hAnsi="Cambria Math" w:hint="eastAsia"/>
        </w:rPr>
        <w:t>，</w:t>
      </w:r>
    </w:p>
    <w:p w14:paraId="238649B4" w14:textId="77777777" w:rsidR="00044F5E" w:rsidRPr="009E7D68" w:rsidRDefault="00044F5E" w:rsidP="00044F5E">
      <w:pPr>
        <w:pStyle w:val="a3"/>
        <w:adjustRightInd w:val="0"/>
        <w:snapToGrid w:val="0"/>
        <w:spacing w:line="360" w:lineRule="auto"/>
        <w:ind w:firstLine="0"/>
        <w:rPr>
          <w:szCs w:val="24"/>
        </w:rPr>
      </w:pPr>
      <w:r w:rsidRPr="009E7D68">
        <w:rPr>
          <w:rFonts w:hint="eastAsia"/>
        </w:rPr>
        <w:t>其中，</w:t>
      </w:r>
      <m:oMath>
        <m:r>
          <m:rPr>
            <m:nor/>
          </m:rPr>
          <w:rPr>
            <w:rFonts w:ascii="Cambria Math" w:hAnsi="Cambria Math"/>
          </w:rPr>
          <m:t>inputT</m:t>
        </m:r>
        <m:r>
          <m:rPr>
            <m:nor/>
          </m:rPr>
          <w:rPr>
            <w:rFonts w:ascii="Cambria Math" w:hAnsi="Cambria Math" w:hint="eastAsia"/>
          </w:rPr>
          <m:t>P</m:t>
        </m:r>
      </m:oMath>
      <w:bookmarkStart w:id="77" w:name="_Hlk215601516"/>
      <w:r w:rsidRPr="009E7D68">
        <w:rPr>
          <w:rFonts w:hint="eastAsia"/>
        </w:rPr>
        <w:t>表示为</w:t>
      </w:r>
      <w:bookmarkEnd w:id="77"/>
      <w:r w:rsidRPr="009E7D68">
        <w:rPr>
          <w:rFonts w:hint="eastAsia"/>
        </w:rPr>
        <w:t>单位时间输入</w:t>
      </w:r>
      <w:r w:rsidRPr="009E7D68">
        <w:rPr>
          <w:szCs w:val="24"/>
        </w:rPr>
        <w:t>养殖区域</w:t>
      </w:r>
      <w:bookmarkStart w:id="78" w:name="_Hlk215601526"/>
      <w:r w:rsidRPr="009E7D68">
        <w:rPr>
          <w:rFonts w:hint="eastAsia"/>
          <w:szCs w:val="24"/>
        </w:rPr>
        <w:t>水体</w:t>
      </w:r>
      <w:bookmarkEnd w:id="78"/>
      <w:r w:rsidRPr="009E7D68">
        <w:rPr>
          <w:rFonts w:hint="eastAsia"/>
          <w:szCs w:val="24"/>
        </w:rPr>
        <w:t>的总磷量，</w:t>
      </w:r>
      <m:oMath>
        <m:r>
          <m:rPr>
            <m:sty m:val="p"/>
          </m:rPr>
          <w:rPr>
            <w:rFonts w:ascii="Cambria Math" w:hAnsi="Cambria Math"/>
          </w:rPr>
          <m:t>V</m:t>
        </m:r>
      </m:oMath>
      <w:r w:rsidRPr="009E7D68">
        <w:rPr>
          <w:rFonts w:hint="eastAsia"/>
          <w:szCs w:val="24"/>
        </w:rPr>
        <w:t>为</w:t>
      </w:r>
      <w:r w:rsidRPr="009E7D68">
        <w:rPr>
          <w:szCs w:val="24"/>
        </w:rPr>
        <w:t>养殖区域</w:t>
      </w:r>
      <w:r w:rsidRPr="009E7D68">
        <w:rPr>
          <w:rFonts w:hint="eastAsia"/>
          <w:szCs w:val="24"/>
        </w:rPr>
        <w:t>水体体积，</w:t>
      </w:r>
      <m:oMath>
        <m:sSub>
          <m:sSubPr>
            <m:ctrlPr>
              <w:rPr>
                <w:rFonts w:ascii="Cambria Math" w:hAnsi="Cambria Math"/>
              </w:rPr>
            </m:ctrlPr>
          </m:sSubPr>
          <m:e>
            <m:r>
              <m:rPr>
                <m:sty m:val="p"/>
              </m:rPr>
              <w:rPr>
                <w:rFonts w:ascii="Cambria Math" w:hAnsi="Cambria Math"/>
              </w:rPr>
              <m:t>k</m:t>
            </m:r>
          </m:e>
          <m:sub>
            <m:r>
              <m:rPr>
                <m:nor/>
              </m:rPr>
              <w:rPr>
                <w:rFonts w:ascii="Cambria Math" w:hAnsi="Cambria Math"/>
              </w:rPr>
              <m:t>T</m:t>
            </m:r>
            <m:r>
              <m:rPr>
                <m:nor/>
              </m:rPr>
              <w:rPr>
                <w:rFonts w:ascii="Cambria Math" w:hAnsi="Cambria Math" w:hint="eastAsia"/>
              </w:rPr>
              <m:t>P</m:t>
            </m:r>
          </m:sub>
        </m:sSub>
      </m:oMath>
      <w:r w:rsidRPr="009E7D68">
        <w:rPr>
          <w:rFonts w:hint="eastAsia"/>
          <w:szCs w:val="24"/>
        </w:rPr>
        <w:t>为设定的</w:t>
      </w:r>
      <w:bookmarkStart w:id="79" w:name="_Hlk215601581"/>
      <w:r w:rsidRPr="009E7D68">
        <w:rPr>
          <w:rFonts w:hint="eastAsia"/>
          <w:szCs w:val="24"/>
        </w:rPr>
        <w:t>磷降解率</w:t>
      </w:r>
      <w:bookmarkEnd w:id="79"/>
      <w:r w:rsidRPr="009E7D68">
        <w:rPr>
          <w:rFonts w:hint="eastAsia"/>
          <w:szCs w:val="24"/>
        </w:rPr>
        <w:t>，</w:t>
      </w:r>
      <m:oMath>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oMath>
      <w:r w:rsidRPr="009E7D68">
        <w:rPr>
          <w:rFonts w:hint="eastAsia"/>
          <w:szCs w:val="24"/>
        </w:rPr>
        <w:t>为设定的水交换率，</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oMath>
      <w:r w:rsidRPr="009E7D68">
        <w:rPr>
          <w:rFonts w:hint="eastAsia"/>
          <w:szCs w:val="24"/>
        </w:rPr>
        <w:t>为设定的叶绿素磷含量；</w:t>
      </w:r>
      <m:oMath>
        <m:sSub>
          <m:sSubPr>
            <m:ctrlPr>
              <w:rPr>
                <w:rFonts w:ascii="Cambria Math" w:hAnsi="Cambria Math"/>
              </w:rPr>
            </m:ctrlPr>
          </m:sSubPr>
          <m:e>
            <m:r>
              <m:rPr>
                <m:sty m:val="p"/>
              </m:rPr>
              <w:rPr>
                <w:rFonts w:ascii="Cambria Math" w:hAnsi="Cambria Math"/>
              </w:rPr>
              <m:t>P</m:t>
            </m:r>
          </m:e>
          <m:sub>
            <m:r>
              <m:rPr>
                <m:nor/>
              </m:rPr>
              <w:rPr>
                <w:rFonts w:ascii="Cambria Math" w:hAnsi="Cambria Math"/>
              </w:rPr>
              <m:t>feed</m:t>
            </m:r>
          </m:sub>
        </m:sSub>
      </m:oMath>
      <w:r w:rsidRPr="009E7D68">
        <w:rPr>
          <w:rFonts w:hint="eastAsia"/>
          <w:szCs w:val="24"/>
        </w:rPr>
        <w:t>为设定的饲料磷含量，</w:t>
      </w:r>
      <m:oMath>
        <m:r>
          <m:rPr>
            <m:sty m:val="p"/>
          </m:rPr>
          <w:rPr>
            <w:rFonts w:ascii="Cambria Math" w:hAnsi="Cambria Math"/>
          </w:rPr>
          <m:t>γ</m:t>
        </m:r>
      </m:oMath>
      <w:r w:rsidRPr="009E7D68">
        <w:rPr>
          <w:rFonts w:hint="eastAsia"/>
          <w:szCs w:val="24"/>
        </w:rPr>
        <w:t>为设定的未食用饲料比例，</w:t>
      </w:r>
      <m:oMath>
        <m:r>
          <m:rPr>
            <m:sty m:val="p"/>
          </m:rPr>
          <w:rPr>
            <w:rFonts w:ascii="Cambria Math" w:hAnsi="Cambria Math"/>
          </w:rPr>
          <m:t>β</m:t>
        </m:r>
      </m:oMath>
      <w:r w:rsidRPr="009E7D68">
        <w:rPr>
          <w:rFonts w:hint="eastAsia"/>
          <w:szCs w:val="24"/>
        </w:rPr>
        <w:t>为设定的未食用饲料比例，</w:t>
      </w:r>
      <m:oMath>
        <m:r>
          <m:rPr>
            <m:sty m:val="p"/>
          </m:rPr>
          <w:rPr>
            <w:rFonts w:ascii="Cambria Math" w:hAnsi="Cambria Math"/>
          </w:rPr>
          <m:t>F</m:t>
        </m:r>
      </m:oMath>
      <w:r w:rsidRPr="009E7D68">
        <w:rPr>
          <w:rFonts w:hint="eastAsia"/>
        </w:rPr>
        <w:t>为</w:t>
      </w:r>
      <w:r w:rsidRPr="009E7D68">
        <w:rPr>
          <w:szCs w:val="24"/>
        </w:rPr>
        <w:t>投饵量</w:t>
      </w:r>
      <w:r w:rsidRPr="009E7D68">
        <w:rPr>
          <w:rFonts w:hint="eastAsia"/>
          <w:szCs w:val="24"/>
        </w:rPr>
        <w:t>。</w:t>
      </w:r>
    </w:p>
    <w:p w14:paraId="71C65621" w14:textId="77777777" w:rsidR="00044F5E" w:rsidRPr="009E7D68" w:rsidRDefault="00044F5E" w:rsidP="00044F5E">
      <w:pPr>
        <w:pStyle w:val="a3"/>
        <w:adjustRightInd w:val="0"/>
        <w:snapToGrid w:val="0"/>
        <w:spacing w:line="360" w:lineRule="auto"/>
      </w:pPr>
      <w:r w:rsidRPr="009E7D68">
        <w:rPr>
          <w:rFonts w:hint="eastAsia"/>
          <w:szCs w:val="24"/>
        </w:rPr>
        <w:t>叶绿素浓度</w:t>
      </w:r>
      <m:oMath>
        <m:r>
          <m:rPr>
            <m:sty m:val="p"/>
          </m:rPr>
          <w:rPr>
            <w:rFonts w:ascii="Cambria Math" w:hAnsi="Cambria Math"/>
          </w:rPr>
          <m:t>C</m:t>
        </m:r>
      </m:oMath>
      <w:r w:rsidRPr="009E7D68">
        <w:rPr>
          <w:rFonts w:hint="eastAsia"/>
        </w:rPr>
        <w:t>的函数关系：</w:t>
      </w:r>
    </w:p>
    <w:p w14:paraId="60E324BA" w14:textId="77777777" w:rsidR="00044F5E" w:rsidRPr="009E7D68" w:rsidRDefault="00000000" w:rsidP="00044F5E">
      <w:pPr>
        <w:pStyle w:val="a3"/>
        <w:adjustRightInd w:val="0"/>
        <w:snapToGrid w:val="0"/>
        <w:spacing w:line="360" w:lineRule="auto"/>
        <w:jc w:val="center"/>
      </w:pPr>
      <m:oMath>
        <m:f>
          <m:fPr>
            <m:ctrlPr>
              <w:rPr>
                <w:rFonts w:ascii="Cambria Math" w:hAnsi="Cambria Math"/>
              </w:rPr>
            </m:ctrlPr>
          </m:fPr>
          <m:num>
            <m:r>
              <m:rPr>
                <m:sty m:val="p"/>
              </m:rPr>
              <w:rPr>
                <w:rFonts w:ascii="Cambria Math" w:hAnsi="Cambria Math"/>
              </w:rPr>
              <m:t>dC</m:t>
            </m:r>
          </m:num>
          <m:den>
            <m:r>
              <m:rPr>
                <m:sty m:val="p"/>
              </m:rPr>
              <w:rPr>
                <w:rFonts w:ascii="Cambria Math" w:hAnsi="Cambria Math"/>
              </w:rPr>
              <m:t>dt</m:t>
            </m:r>
          </m:den>
        </m:f>
        <m:r>
          <m:rPr>
            <m:sty m:val="p"/>
          </m:rPr>
          <w:rPr>
            <w:rFonts w:ascii="Cambria Math" w:hAnsi="Cambria Math"/>
          </w:rPr>
          <m:t>=</m:t>
        </m:r>
        <m:r>
          <m:rPr>
            <m:nor/>
          </m:rPr>
          <w:rPr>
            <w:rFonts w:ascii="Cambria Math" w:hAnsi="Cambria Math"/>
          </w:rPr>
          <m:t>growth</m:t>
        </m:r>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C</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r>
          <m:rPr>
            <m:sty m:val="p"/>
          </m:rPr>
          <w:rPr>
            <w:rFonts w:ascii="Cambria Math" w:hAnsi="Cambria Math"/>
          </w:rPr>
          <m:t>⋅C</m:t>
        </m:r>
      </m:oMath>
      <w:r w:rsidR="00044F5E" w:rsidRPr="009E7D68">
        <w:rPr>
          <w:rFonts w:hint="eastAsia"/>
        </w:rPr>
        <w:t>，</w:t>
      </w:r>
    </w:p>
    <w:p w14:paraId="0504CD6A" w14:textId="77777777" w:rsidR="00044F5E" w:rsidRPr="009E7D68" w:rsidRDefault="00044F5E" w:rsidP="00044F5E">
      <w:pPr>
        <w:pStyle w:val="a3"/>
        <w:adjustRightInd w:val="0"/>
        <w:snapToGrid w:val="0"/>
        <w:spacing w:line="360" w:lineRule="auto"/>
        <w:ind w:firstLine="0"/>
        <w:rPr>
          <w:szCs w:val="24"/>
        </w:rPr>
      </w:pPr>
      <w:r w:rsidRPr="009E7D68">
        <w:rPr>
          <w:rFonts w:hint="eastAsia"/>
        </w:rP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C</m:t>
            </m:r>
          </m:sub>
        </m:sSub>
      </m:oMath>
      <w:r w:rsidRPr="009E7D68">
        <w:rPr>
          <w:rFonts w:hint="eastAsia"/>
          <w:szCs w:val="24"/>
        </w:rPr>
        <w:t>为设定的藻类衰减率，</w:t>
      </w:r>
      <m:oMath>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oMath>
      <w:r w:rsidRPr="009E7D68">
        <w:rPr>
          <w:rFonts w:hint="eastAsia"/>
          <w:szCs w:val="24"/>
        </w:rPr>
        <w:t>为设定的水交换率。</w:t>
      </w:r>
    </w:p>
    <w:p w14:paraId="244906D2" w14:textId="77777777" w:rsidR="00044F5E" w:rsidRPr="009E7D68" w:rsidRDefault="00044F5E" w:rsidP="00044F5E">
      <w:pPr>
        <w:pStyle w:val="a3"/>
        <w:adjustRightInd w:val="0"/>
        <w:snapToGrid w:val="0"/>
        <w:spacing w:line="360" w:lineRule="auto"/>
        <w:rPr>
          <w:szCs w:val="24"/>
        </w:rPr>
      </w:pPr>
      <w:r w:rsidRPr="009E7D68">
        <w:rPr>
          <w:rFonts w:hint="eastAsia"/>
          <w:szCs w:val="24"/>
        </w:rPr>
        <w:t>海藻生物量</w:t>
      </w:r>
      <m:oMath>
        <m:r>
          <m:rPr>
            <m:nor/>
          </m:rPr>
          <w:rPr>
            <w:rFonts w:ascii="Cambria Math" w:hAnsi="Cambria Math"/>
          </w:rPr>
          <m:t>growth</m:t>
        </m:r>
      </m:oMath>
      <w:r w:rsidRPr="009E7D68">
        <w:rPr>
          <w:rFonts w:hint="eastAsia"/>
        </w:rPr>
        <w:t>的函数关系</w:t>
      </w:r>
      <w:r w:rsidRPr="009E7D68">
        <w:rPr>
          <w:rFonts w:hint="eastAsia"/>
          <w:szCs w:val="24"/>
        </w:rPr>
        <w:t>：</w:t>
      </w:r>
    </w:p>
    <w:p w14:paraId="20975951" w14:textId="77777777" w:rsidR="00044F5E" w:rsidRPr="009E7D68" w:rsidRDefault="00044F5E" w:rsidP="00044F5E">
      <w:pPr>
        <w:pStyle w:val="a3"/>
        <w:adjustRightInd w:val="0"/>
        <w:snapToGrid w:val="0"/>
        <w:spacing w:line="360" w:lineRule="auto"/>
        <w:jc w:val="center"/>
      </w:pPr>
      <m:oMath>
        <m:r>
          <m:rPr>
            <m:nor/>
          </m:rPr>
          <w:rPr>
            <w:rFonts w:ascii="Cambria Math" w:hAnsi="Cambria Math"/>
          </w:rPr>
          <m:t>growth</m:t>
        </m:r>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⋅C⋅</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m:rPr>
                            <m:nor/>
                          </m:rPr>
                          <w:rPr>
                            <w:rFonts w:ascii="Cambria Math" w:hAnsi="Cambria Math"/>
                          </w:rPr>
                          <m:t>TN</m:t>
                        </m:r>
                      </m:e>
                    </m:d>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TN</m:t>
                        </m:r>
                      </m:e>
                    </m:d>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nor/>
                          </m:rPr>
                          <w:rPr>
                            <w:rFonts w:ascii="Cambria Math" w:hAnsi="Cambria Math"/>
                          </w:rPr>
                          <m:t>TP</m:t>
                        </m:r>
                      </m:e>
                    </m:d>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P</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TP</m:t>
                        </m:r>
                      </m:e>
                    </m:d>
                  </m:den>
                </m:f>
              </m:e>
            </m:d>
          </m:e>
        </m:func>
      </m:oMath>
      <w:r w:rsidRPr="009E7D68">
        <w:rPr>
          <w:rFonts w:hint="eastAsia"/>
        </w:rPr>
        <w:t>，</w:t>
      </w:r>
    </w:p>
    <w:p w14:paraId="694A46A6" w14:textId="77777777" w:rsidR="00044F5E" w:rsidRPr="009E7D68" w:rsidRDefault="00000000" w:rsidP="00044F5E">
      <w:pPr>
        <w:pStyle w:val="a3"/>
        <w:adjustRightInd w:val="0"/>
        <w:snapToGrid w:val="0"/>
        <w:spacing w:line="360" w:lineRule="auto"/>
        <w:jc w:val="cente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C0</m:t>
            </m:r>
          </m:sub>
        </m:sSub>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C</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nor/>
                              </m:rPr>
                              <w:rPr>
                                <w:rFonts w:ascii="Cambria Math" w:hAnsi="Cambria Math"/>
                              </w:rPr>
                              <m:t>opt</m:t>
                            </m:r>
                          </m:sub>
                        </m:sSub>
                      </m:e>
                    </m:d>
                  </m:e>
                  <m:sup>
                    <m:r>
                      <m:rPr>
                        <m:sty m:val="p"/>
                      </m:rPr>
                      <w:rPr>
                        <w:rFonts w:ascii="Cambria Math" w:hAnsi="Cambria Math"/>
                      </w:rPr>
                      <m:t>2</m:t>
                    </m:r>
                  </m:sup>
                </m:sSup>
              </m:e>
            </m:d>
          </m:e>
        </m:func>
      </m:oMath>
      <w:r w:rsidR="00044F5E" w:rsidRPr="009E7D68">
        <w:rPr>
          <w:rFonts w:hint="eastAsia"/>
        </w:rPr>
        <w:t>，</w:t>
      </w:r>
    </w:p>
    <w:p w14:paraId="6185406B" w14:textId="77777777" w:rsidR="00044F5E" w:rsidRPr="009E7D68" w:rsidRDefault="00044F5E" w:rsidP="00044F5E">
      <w:pPr>
        <w:pStyle w:val="a3"/>
        <w:adjustRightInd w:val="0"/>
        <w:snapToGrid w:val="0"/>
        <w:spacing w:line="360" w:lineRule="auto"/>
        <w:ind w:firstLine="0"/>
        <w:rPr>
          <w:rFonts w:ascii="宋体" w:hAnsi="宋体" w:hint="eastAsia"/>
        </w:rPr>
      </w:pPr>
      <w:r w:rsidRPr="009E7D68">
        <w:rPr>
          <w:rFonts w:hint="eastAsia"/>
        </w:rPr>
        <w:t>其中</w:t>
      </w:r>
      <m:oMath>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d>
          </m:e>
        </m:func>
      </m:oMath>
      <w:r w:rsidRPr="009E7D68">
        <w:rPr>
          <w:rFonts w:hint="eastAsia"/>
        </w:rPr>
        <w:t>为取较小数的函数，</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d>
          <m:dPr>
            <m:ctrlPr>
              <w:rPr>
                <w:rFonts w:ascii="Cambria Math" w:hAnsi="Cambria Math"/>
              </w:rPr>
            </m:ctrlPr>
          </m:dPr>
          <m:e>
            <m:r>
              <m:rPr>
                <m:sty m:val="p"/>
              </m:rPr>
              <w:rPr>
                <w:rFonts w:ascii="Cambria Math" w:hAnsi="Cambria Math"/>
              </w:rPr>
              <m:t>T</m:t>
            </m:r>
          </m:e>
        </m:d>
      </m:oMath>
      <w:bookmarkStart w:id="80" w:name="_Hlk215601814"/>
      <w:r w:rsidRPr="009E7D68">
        <w:rPr>
          <w:rFonts w:hint="eastAsia"/>
        </w:rPr>
        <w:t>表示</w:t>
      </w:r>
      <w:bookmarkEnd w:id="80"/>
      <w:r w:rsidRPr="009E7D68">
        <w:rPr>
          <w:rFonts w:hint="eastAsia"/>
        </w:rPr>
        <w:t>与温度相关的叶绿素生长率</w:t>
      </w:r>
      <w:r w:rsidRPr="009E7D68">
        <w:rPr>
          <w:rFonts w:hint="eastAsia"/>
          <w:szCs w:val="24"/>
        </w:rPr>
        <w:t>，</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N</m:t>
            </m:r>
          </m:sub>
        </m:sSub>
      </m:oMath>
      <w:r w:rsidRPr="009E7D68">
        <w:rPr>
          <w:rFonts w:hint="eastAsia"/>
          <w:szCs w:val="24"/>
        </w:rPr>
        <w:t>为设定的氮半饱和常数，</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m:t>
            </m:r>
          </m:sub>
        </m:sSub>
      </m:oMath>
      <w:r w:rsidRPr="009E7D68">
        <w:rPr>
          <w:rFonts w:hint="eastAsia"/>
          <w:szCs w:val="24"/>
        </w:rPr>
        <w:t>为设定的磷半饱和常数，</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C0</m:t>
            </m:r>
          </m:sub>
        </m:sSub>
      </m:oMath>
      <w:r w:rsidRPr="009E7D68">
        <w:rPr>
          <w:rFonts w:hint="eastAsia"/>
          <w:szCs w:val="24"/>
        </w:rPr>
        <w:t>为设定的最大叶绿素生长率；</w:t>
      </w:r>
      <w:bookmarkStart w:id="81" w:name="_Hlk215601894"/>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C</m:t>
            </m:r>
          </m:sub>
        </m:sSub>
      </m:oMath>
      <w:r w:rsidRPr="009E7D68">
        <w:rPr>
          <w:rFonts w:hint="eastAsia"/>
        </w:rPr>
        <w:t>为</w:t>
      </w:r>
      <w:r w:rsidRPr="009E7D68">
        <w:rPr>
          <w:rFonts w:ascii="宋体" w:hAnsi="宋体"/>
        </w:rPr>
        <w:t>叶绿素温度系数</w:t>
      </w:r>
      <w:bookmarkEnd w:id="81"/>
      <w:r w:rsidRPr="009E7D68">
        <w:rPr>
          <w:rFonts w:ascii="宋体" w:hAnsi="宋体" w:hint="eastAsia"/>
        </w:rPr>
        <w:t>，</w:t>
      </w:r>
      <m:oMath>
        <m:sSub>
          <m:sSubPr>
            <m:ctrlPr>
              <w:rPr>
                <w:rFonts w:ascii="Cambria Math" w:hAnsi="Cambria Math"/>
              </w:rPr>
            </m:ctrlPr>
          </m:sSubPr>
          <m:e>
            <m:r>
              <m:rPr>
                <m:sty m:val="p"/>
              </m:rPr>
              <w:rPr>
                <w:rFonts w:ascii="Cambria Math" w:hAnsi="Cambria Math"/>
              </w:rPr>
              <m:t>T</m:t>
            </m:r>
          </m:e>
          <m:sub>
            <m:r>
              <m:rPr>
                <m:nor/>
              </m:rPr>
              <m:t>opt</m:t>
            </m:r>
          </m:sub>
        </m:sSub>
      </m:oMath>
      <w:r w:rsidRPr="009E7D68">
        <w:t>是设定的最佳温度</w:t>
      </w:r>
      <w:r w:rsidRPr="009E7D68">
        <w:rPr>
          <w:rFonts w:ascii="宋体" w:hAnsi="宋体" w:hint="eastAsia"/>
        </w:rPr>
        <w:t>。</w:t>
      </w:r>
    </w:p>
    <w:p w14:paraId="50053B36" w14:textId="77777777" w:rsidR="00044F5E" w:rsidRPr="009E7D68" w:rsidRDefault="00044F5E" w:rsidP="00044F5E">
      <w:pPr>
        <w:pStyle w:val="a3"/>
        <w:adjustRightInd w:val="0"/>
        <w:snapToGrid w:val="0"/>
        <w:spacing w:line="360" w:lineRule="auto"/>
        <w:ind w:firstLine="0"/>
        <w:rPr>
          <w:szCs w:val="24"/>
        </w:rPr>
      </w:pPr>
      <w:r w:rsidRPr="009E7D68">
        <w:rPr>
          <w:rFonts w:hint="eastAsia"/>
          <w:szCs w:val="24"/>
        </w:rPr>
        <w:tab/>
      </w:r>
      <w:bookmarkStart w:id="82" w:name="_Hlk215648879"/>
      <w:r w:rsidRPr="009E7D68">
        <w:rPr>
          <w:rFonts w:hint="eastAsia"/>
          <w:szCs w:val="24"/>
        </w:rPr>
        <w:t>溶解氧</w:t>
      </w:r>
      <w:bookmarkEnd w:id="82"/>
      <m:oMath>
        <m:r>
          <m:rPr>
            <m:nor/>
          </m:rPr>
          <w:rPr>
            <w:rFonts w:ascii="Cambria Math" w:hAnsi="Cambria Math"/>
          </w:rPr>
          <m:t>DO</m:t>
        </m:r>
      </m:oMath>
      <w:r w:rsidRPr="009E7D68">
        <w:rPr>
          <w:rFonts w:hint="eastAsia"/>
        </w:rPr>
        <w:t>的函数关系为</w:t>
      </w:r>
      <w:r w:rsidRPr="009E7D68">
        <w:rPr>
          <w:rFonts w:hint="eastAsia"/>
          <w:szCs w:val="24"/>
        </w:rPr>
        <w:t>：</w:t>
      </w:r>
    </w:p>
    <w:p w14:paraId="73BD677F" w14:textId="77777777" w:rsidR="00044F5E" w:rsidRPr="009E7D68" w:rsidRDefault="00000000" w:rsidP="00044F5E">
      <w:pPr>
        <w:pStyle w:val="a3"/>
        <w:adjustRightInd w:val="0"/>
        <w:snapToGrid w:val="0"/>
        <w:spacing w:line="360" w:lineRule="auto"/>
        <w:ind w:firstLine="0"/>
        <w:jc w:val="center"/>
      </w:pPr>
      <m:oMath>
        <m:f>
          <m:fPr>
            <m:ctrlPr>
              <w:rPr>
                <w:rFonts w:ascii="Cambria Math" w:hAnsi="Cambria Math"/>
              </w:rPr>
            </m:ctrlPr>
          </m:fPr>
          <m:num>
            <m:r>
              <m:rPr>
                <m:sty m:val="p"/>
              </m:rPr>
              <w:rPr>
                <w:rFonts w:ascii="Cambria Math" w:hAnsi="Cambria Math"/>
              </w:rPr>
              <m:t>d</m:t>
            </m:r>
            <m:r>
              <m:rPr>
                <m:nor/>
              </m:rPr>
              <w:rPr>
                <w:rFonts w:ascii="Cambria Math" w:hAnsi="Cambria Math"/>
              </w:rPr>
              <m:t>DO</m:t>
            </m:r>
          </m:num>
          <m:den>
            <m:r>
              <m:rPr>
                <m:sty m:val="p"/>
              </m:rPr>
              <w:rPr>
                <w:rFonts w:ascii="Cambria Math" w:hAnsi="Cambria Math"/>
              </w:rPr>
              <m:t>dt</m:t>
            </m:r>
          </m:den>
        </m:f>
        <m:r>
          <m:rPr>
            <m:sty m:val="p"/>
          </m:rPr>
          <w:rPr>
            <w:rFonts w:ascii="Cambria Math" w:hAnsi="Cambria Math"/>
          </w:rPr>
          <m:t>=p⋅</m:t>
        </m:r>
        <m:r>
          <m:rPr>
            <m:nor/>
          </m:rPr>
          <w:rPr>
            <w:rFonts w:ascii="Cambria Math" w:hAnsi="Cambria Math"/>
          </w:rPr>
          <m:t>growth</m:t>
        </m:r>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nor/>
              </m:rPr>
              <w:rPr>
                <w:rFonts w:ascii="Cambria Math" w:hAnsi="Cambria Math"/>
              </w:rPr>
              <m:t>fish</m:t>
            </m:r>
          </m:sub>
        </m:sSub>
        <m:r>
          <m:rPr>
            <m:sty m:val="p"/>
          </m:rPr>
          <w:rPr>
            <w:rFonts w:ascii="Cambria Math" w:hAnsi="Cambria Math"/>
          </w:rPr>
          <m:t>⋅</m:t>
        </m:r>
        <m:f>
          <m:fPr>
            <m:ctrlPr>
              <w:rPr>
                <w:rFonts w:ascii="Cambria Math" w:hAnsi="Cambria Math"/>
              </w:rPr>
            </m:ctrlPr>
          </m:fPr>
          <m:num>
            <m:r>
              <m:rPr>
                <m:sty m:val="p"/>
              </m:rPr>
              <w:rPr>
                <w:rFonts w:ascii="Cambria Math" w:hAnsi="Cambria Math"/>
              </w:rPr>
              <m:t>B</m:t>
            </m:r>
          </m:num>
          <m:den>
            <m:r>
              <m:rPr>
                <m:sty m:val="p"/>
              </m:rPr>
              <w:rPr>
                <w:rFonts w:ascii="Cambria Math" w:hAnsi="Cambria Math"/>
              </w:rPr>
              <m:t>V</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nor/>
              </m:rPr>
              <w:rPr>
                <w:rFonts w:ascii="Cambria Math" w:hAnsi="Cambria Math"/>
              </w:rPr>
              <m:t>decomp</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d>
          <m:dPr>
            <m:ctrlPr>
              <w:rPr>
                <w:rFonts w:ascii="Cambria Math" w:hAnsi="Cambria Math"/>
              </w:rPr>
            </m:ctrlPr>
          </m:dPr>
          <m:e>
            <m:r>
              <m:rPr>
                <m:nor/>
              </m:rPr>
              <w:rPr>
                <w:rFonts w:ascii="Cambria Math" w:hAnsi="Cambria Math"/>
              </w:rPr>
              <m:t>DO</m:t>
            </m:r>
            <m:r>
              <m:rPr>
                <m:sty m:val="p"/>
              </m:rPr>
              <w:rPr>
                <w:rFonts w:ascii="Cambria Math" w:hAnsi="Cambria Math"/>
              </w:rPr>
              <m:t>-</m:t>
            </m:r>
            <m:sSub>
              <m:sSubPr>
                <m:ctrlPr>
                  <w:rPr>
                    <w:rFonts w:ascii="Cambria Math" w:hAnsi="Cambria Math"/>
                  </w:rPr>
                </m:ctrlPr>
              </m:sSubPr>
              <m:e>
                <m:r>
                  <m:rPr>
                    <m:sty m:val="p"/>
                  </m:rPr>
                  <w:rPr>
                    <w:rFonts w:ascii="Cambria Math" w:hAnsi="Cambria Math"/>
                  </w:rPr>
                  <m:t>DO</m:t>
                </m:r>
              </m:e>
              <m:sub>
                <m:r>
                  <m:rPr>
                    <m:nor/>
                  </m:rPr>
                  <w:rPr>
                    <w:rFonts w:ascii="Cambria Math" w:hAnsi="Cambria Math"/>
                  </w:rPr>
                  <m:t>in</m:t>
                </m:r>
              </m:sub>
            </m:sSub>
          </m:e>
        </m:d>
      </m:oMath>
      <w:r w:rsidR="00044F5E" w:rsidRPr="009E7D68">
        <w:rPr>
          <w:rFonts w:hint="eastAsia"/>
        </w:rPr>
        <w:t>，</w:t>
      </w:r>
    </w:p>
    <w:p w14:paraId="44386E05" w14:textId="77777777" w:rsidR="00044F5E" w:rsidRPr="009E7D68" w:rsidRDefault="00044F5E" w:rsidP="00044F5E">
      <w:pPr>
        <w:pStyle w:val="a3"/>
        <w:adjustRightInd w:val="0"/>
        <w:snapToGrid w:val="0"/>
        <w:spacing w:line="360" w:lineRule="auto"/>
        <w:ind w:firstLine="0"/>
        <w:rPr>
          <w:rFonts w:ascii="宋体" w:hAnsi="宋体" w:hint="eastAsia"/>
        </w:rPr>
      </w:pPr>
      <w:r w:rsidRPr="009E7D68">
        <w:rPr>
          <w:rFonts w:hint="eastAsia"/>
        </w:rPr>
        <w:t>其中，</w:t>
      </w:r>
      <m:oMath>
        <m:r>
          <m:rPr>
            <m:sty m:val="p"/>
          </m:rPr>
          <w:rPr>
            <w:rFonts w:ascii="Cambria Math" w:hAnsi="Cambria Math"/>
          </w:rPr>
          <m:t>p</m:t>
        </m:r>
      </m:oMath>
      <w:r w:rsidRPr="009E7D68">
        <w:rPr>
          <w:rFonts w:hint="eastAsia"/>
          <w:szCs w:val="24"/>
        </w:rPr>
        <w:t>为设定的产氧率，</w:t>
      </w:r>
      <m:oMath>
        <m:sSub>
          <m:sSubPr>
            <m:ctrlPr>
              <w:rPr>
                <w:rFonts w:ascii="Cambria Math" w:hAnsi="Cambria Math"/>
              </w:rPr>
            </m:ctrlPr>
          </m:sSubPr>
          <m:e>
            <m:sSub>
              <m:sSubPr>
                <m:ctrlPr>
                  <w:rPr>
                    <w:rFonts w:ascii="Cambria Math" w:hAnsi="Cambria Math"/>
                  </w:rPr>
                </m:ctrlPr>
              </m:sSubPr>
              <m:e>
                <m:r>
                  <m:rPr>
                    <m:sty m:val="p"/>
                  </m:rPr>
                  <w:rPr>
                    <w:rFonts w:ascii="Cambria Math" w:hAnsi="Cambria Math"/>
                  </w:rPr>
                  <m:t>c</m:t>
                </m:r>
              </m:e>
              <m:sub>
                <m:r>
                  <m:rPr>
                    <m:nor/>
                  </m:rPr>
                  <w:rPr>
                    <w:rFonts w:ascii="Cambria Math" w:hAnsi="Cambria Math"/>
                  </w:rPr>
                  <m:t>fish</m:t>
                </m:r>
              </m:sub>
            </m:sSub>
          </m:e>
          <m:sub>
            <m:r>
              <m:rPr>
                <m:sty m:val="p"/>
              </m:rPr>
              <w:rPr>
                <w:rFonts w:ascii="Cambria Math" w:hAnsi="Cambria Math"/>
              </w:rPr>
              <m:t>P</m:t>
            </m:r>
          </m:sub>
        </m:sSub>
      </m:oMath>
      <w:r w:rsidRPr="009E7D68">
        <w:rPr>
          <w:rFonts w:hint="eastAsia"/>
          <w:szCs w:val="24"/>
        </w:rPr>
        <w:t>为设定的</w:t>
      </w:r>
      <w:r w:rsidRPr="009E7D68">
        <w:rPr>
          <w:rFonts w:ascii="宋体" w:hAnsi="宋体"/>
        </w:rPr>
        <w:t>鱼类耗氧率</w:t>
      </w:r>
      <w:r w:rsidRPr="009E7D68">
        <w:rPr>
          <w:rFonts w:hint="eastAsia"/>
          <w:szCs w:val="24"/>
        </w:rPr>
        <w:t>，</w:t>
      </w:r>
      <m:oMath>
        <m:sSub>
          <m:sSubPr>
            <m:ctrlPr>
              <w:rPr>
                <w:rFonts w:ascii="Cambria Math" w:hAnsi="Cambria Math"/>
              </w:rPr>
            </m:ctrlPr>
          </m:sSubPr>
          <m:e>
            <m:r>
              <m:rPr>
                <m:sty m:val="p"/>
              </m:rPr>
              <w:rPr>
                <w:rFonts w:ascii="Cambria Math" w:hAnsi="Cambria Math"/>
              </w:rPr>
              <m:t>c</m:t>
            </m:r>
          </m:e>
          <m:sub>
            <m:r>
              <m:rPr>
                <m:nor/>
              </m:rPr>
              <w:rPr>
                <w:rFonts w:ascii="Cambria Math" w:hAnsi="Cambria Math"/>
              </w:rPr>
              <m:t>decomp</m:t>
            </m:r>
          </m:sub>
        </m:sSub>
      </m:oMath>
      <w:r w:rsidRPr="009E7D68">
        <w:rPr>
          <w:rFonts w:hint="eastAsia"/>
          <w:szCs w:val="24"/>
        </w:rPr>
        <w:t>为设定的</w:t>
      </w:r>
      <w:r w:rsidRPr="009E7D68">
        <w:rPr>
          <w:rFonts w:ascii="宋体" w:hAnsi="宋体"/>
        </w:rPr>
        <w:t>氮分解耗氧率</w:t>
      </w:r>
      <w:r w:rsidRPr="009E7D68">
        <w:rPr>
          <w:rFonts w:ascii="宋体" w:hAnsi="宋体" w:hint="eastAsia"/>
        </w:rPr>
        <w:t>，</w:t>
      </w:r>
      <m:oMath>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oMath>
      <w:r w:rsidRPr="009E7D68">
        <w:rPr>
          <w:rFonts w:hint="eastAsia"/>
          <w:szCs w:val="24"/>
        </w:rPr>
        <w:t>为设定的水交换率，</w:t>
      </w:r>
      <m:oMath>
        <m:sSub>
          <m:sSubPr>
            <m:ctrlPr>
              <w:rPr>
                <w:rFonts w:ascii="Cambria Math" w:hAnsi="Cambria Math"/>
              </w:rPr>
            </m:ctrlPr>
          </m:sSubPr>
          <m:e>
            <m:r>
              <m:rPr>
                <m:sty m:val="p"/>
              </m:rPr>
              <w:rPr>
                <w:rFonts w:ascii="Cambria Math" w:hAnsi="Cambria Math"/>
              </w:rPr>
              <m:t>DO</m:t>
            </m:r>
          </m:e>
          <m:sub>
            <m:r>
              <m:rPr>
                <m:nor/>
              </m:rPr>
              <w:rPr>
                <w:rFonts w:ascii="Cambria Math" w:hAnsi="Cambria Math"/>
              </w:rPr>
              <m:t>in</m:t>
            </m:r>
          </m:sub>
        </m:sSub>
      </m:oMath>
      <w:r w:rsidRPr="009E7D68">
        <w:rPr>
          <w:rFonts w:hint="eastAsia"/>
          <w:szCs w:val="24"/>
        </w:rPr>
        <w:t>为设定的</w:t>
      </w:r>
      <w:r w:rsidRPr="009E7D68">
        <w:rPr>
          <w:rFonts w:ascii="宋体" w:hAnsi="宋体"/>
        </w:rPr>
        <w:t>流入溶解氧</w:t>
      </w:r>
      <w:r w:rsidRPr="009E7D68">
        <w:rPr>
          <w:rFonts w:ascii="宋体" w:hAnsi="宋体" w:hint="eastAsia"/>
        </w:rPr>
        <w:t>。</w:t>
      </w:r>
    </w:p>
    <w:p w14:paraId="43E18B76" w14:textId="77777777" w:rsidR="00044F5E" w:rsidRPr="009E7D68" w:rsidRDefault="00044F5E" w:rsidP="00044F5E">
      <w:pPr>
        <w:pStyle w:val="a3"/>
        <w:adjustRightInd w:val="0"/>
        <w:snapToGrid w:val="0"/>
        <w:spacing w:line="360" w:lineRule="auto"/>
        <w:ind w:firstLine="0"/>
      </w:pPr>
      <w:r w:rsidRPr="009E7D68">
        <w:rPr>
          <w:rFonts w:ascii="宋体" w:hAnsi="宋体" w:hint="eastAsia"/>
        </w:rPr>
        <w:t xml:space="preserve">     </w:t>
      </w:r>
      <w:r w:rsidRPr="009E7D68">
        <w:rPr>
          <w:rFonts w:hint="eastAsia"/>
          <w:szCs w:val="24"/>
        </w:rPr>
        <w:t>氮累积排放</w:t>
      </w:r>
      <m:oMath>
        <m:r>
          <m:rPr>
            <m:nor/>
          </m:rPr>
          <w:rPr>
            <w:rFonts w:ascii="Cambria Math" w:hAnsi="Cambria Math"/>
          </w:rPr>
          <m:t>eTN</m:t>
        </m:r>
      </m:oMath>
      <w:r w:rsidRPr="009E7D68">
        <w:rPr>
          <w:rFonts w:hint="eastAsia"/>
        </w:rPr>
        <w:t>的函数关系：</w:t>
      </w:r>
    </w:p>
    <w:p w14:paraId="3EAFF8F2" w14:textId="77777777" w:rsidR="00044F5E" w:rsidRPr="009E7D68" w:rsidRDefault="00000000" w:rsidP="00044F5E">
      <w:pPr>
        <w:pStyle w:val="a3"/>
        <w:adjustRightInd w:val="0"/>
        <w:snapToGrid w:val="0"/>
        <w:spacing w:line="360" w:lineRule="auto"/>
        <w:ind w:firstLine="0"/>
        <w:jc w:val="center"/>
        <w:rPr>
          <w:rFonts w:ascii="宋体" w:hAnsi="宋体" w:hint="eastAsia"/>
        </w:rPr>
      </w:pPr>
      <m:oMath>
        <m:f>
          <m:fPr>
            <m:ctrlPr>
              <w:rPr>
                <w:rFonts w:ascii="Cambria Math" w:hAnsi="Cambria Math"/>
              </w:rPr>
            </m:ctrlPr>
          </m:fPr>
          <m:num>
            <m:r>
              <m:rPr>
                <m:sty m:val="p"/>
              </m:rPr>
              <w:rPr>
                <w:rFonts w:ascii="Cambria Math" w:hAnsi="Cambria Math"/>
              </w:rPr>
              <m:t>d</m:t>
            </m:r>
            <m:d>
              <m:dPr>
                <m:ctrlPr>
                  <w:rPr>
                    <w:rFonts w:ascii="Cambria Math" w:hAnsi="Cambria Math"/>
                  </w:rPr>
                </m:ctrlPr>
              </m:dPr>
              <m:e>
                <m:r>
                  <m:rPr>
                    <m:nor/>
                  </m:rPr>
                  <w:rPr>
                    <w:rFonts w:ascii="Cambria Math" w:hAnsi="Cambria Math"/>
                  </w:rPr>
                  <m:t>eTN</m:t>
                </m:r>
              </m:e>
            </m:d>
          </m:num>
          <m:den>
            <m:r>
              <m:rPr>
                <m:sty m:val="p"/>
              </m:rPr>
              <w:rPr>
                <w:rFonts w:ascii="Cambria Math" w:hAnsi="Cambria Math"/>
              </w:rPr>
              <m:t>dt</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⋅V</m:t>
        </m:r>
      </m:oMath>
      <w:r w:rsidR="00044F5E" w:rsidRPr="009E7D68">
        <w:rPr>
          <w:rFonts w:ascii="宋体" w:hAnsi="宋体" w:hint="eastAsia"/>
        </w:rPr>
        <w:t>，</w:t>
      </w:r>
    </w:p>
    <w:p w14:paraId="7FEE35E6" w14:textId="77777777" w:rsidR="00044F5E" w:rsidRPr="009E7D68" w:rsidRDefault="00044F5E" w:rsidP="00044F5E">
      <w:pPr>
        <w:pStyle w:val="a3"/>
        <w:adjustRightInd w:val="0"/>
        <w:snapToGrid w:val="0"/>
        <w:spacing w:line="360" w:lineRule="auto"/>
        <w:ind w:firstLine="0"/>
        <w:rPr>
          <w:szCs w:val="24"/>
        </w:rPr>
      </w:pPr>
      <w:r w:rsidRPr="009E7D68">
        <w:rPr>
          <w:rFonts w:hint="eastAsia"/>
          <w:szCs w:val="24"/>
        </w:rPr>
        <w:t>氮累积排放</w:t>
      </w:r>
      <m:oMath>
        <m:r>
          <m:rPr>
            <m:nor/>
          </m:rPr>
          <w:rPr>
            <w:rFonts w:ascii="Cambria Math" w:hAnsi="Cambria Math"/>
          </w:rPr>
          <m:t>eTN</m:t>
        </m:r>
      </m:oMath>
      <w:r w:rsidRPr="009E7D68">
        <w:rPr>
          <w:rFonts w:hint="eastAsia"/>
        </w:rPr>
        <w:t>表示养殖开始到当前为止随着水体排出去的</w:t>
      </w:r>
      <w:r w:rsidRPr="009E7D68">
        <w:rPr>
          <w:rFonts w:hint="eastAsia"/>
          <w:szCs w:val="24"/>
        </w:rPr>
        <w:t>氮</w:t>
      </w:r>
      <w:r w:rsidRPr="009E7D68">
        <w:rPr>
          <w:rFonts w:hint="eastAsia"/>
        </w:rPr>
        <w:t>总量，其中</w:t>
      </w:r>
      <w:r w:rsidRPr="009E7D68">
        <w:rPr>
          <w:rFonts w:ascii="宋体" w:hAnsi="宋体" w:hint="eastAsia"/>
        </w:rPr>
        <w:t>，</w:t>
      </w:r>
      <m:oMath>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oMath>
      <w:r w:rsidRPr="009E7D68">
        <w:rPr>
          <w:rFonts w:hint="eastAsia"/>
          <w:szCs w:val="24"/>
        </w:rPr>
        <w:t>为设定的水交换率</w:t>
      </w:r>
      <w:r w:rsidRPr="009E7D68">
        <w:rPr>
          <w:rFonts w:ascii="宋体" w:hAnsi="宋体" w:hint="eastAsia"/>
        </w:rPr>
        <w:t>，</w:t>
      </w:r>
      <m:oMath>
        <m:d>
          <m:dPr>
            <m:begChr m:val="["/>
            <m:endChr m:val="]"/>
            <m:ctrlPr>
              <w:rPr>
                <w:rFonts w:ascii="Cambria Math" w:hAnsi="Cambria Math"/>
              </w:rPr>
            </m:ctrlPr>
          </m:dPr>
          <m:e>
            <m:r>
              <m:rPr>
                <m:nor/>
              </m:rPr>
              <w:rPr>
                <w:rFonts w:ascii="Cambria Math" w:hAnsi="Cambria Math"/>
              </w:rPr>
              <m:t>TN</m:t>
            </m:r>
          </m:e>
        </m:d>
      </m:oMath>
      <w:r w:rsidRPr="009E7D68">
        <w:rPr>
          <w:rFonts w:ascii="宋体" w:hAnsi="宋体" w:hint="eastAsia"/>
        </w:rPr>
        <w:t>为</w:t>
      </w:r>
      <w:r w:rsidRPr="009E7D68">
        <w:rPr>
          <w:rFonts w:hint="eastAsia"/>
          <w:szCs w:val="24"/>
        </w:rPr>
        <w:t>总氮浓度，</w:t>
      </w:r>
      <m:oMath>
        <m:r>
          <m:rPr>
            <m:sty m:val="p"/>
          </m:rPr>
          <w:rPr>
            <w:rFonts w:ascii="Cambria Math" w:hAnsi="Cambria Math"/>
          </w:rPr>
          <m:t>V</m:t>
        </m:r>
      </m:oMath>
      <w:r w:rsidRPr="009E7D68">
        <w:rPr>
          <w:rFonts w:hint="eastAsia"/>
          <w:szCs w:val="24"/>
        </w:rPr>
        <w:t>为</w:t>
      </w:r>
      <w:r w:rsidRPr="009E7D68">
        <w:rPr>
          <w:szCs w:val="24"/>
        </w:rPr>
        <w:t>养殖区域</w:t>
      </w:r>
      <w:r w:rsidRPr="009E7D68">
        <w:rPr>
          <w:rFonts w:hint="eastAsia"/>
          <w:szCs w:val="24"/>
        </w:rPr>
        <w:t>水体体积。</w:t>
      </w:r>
    </w:p>
    <w:p w14:paraId="7096BE86" w14:textId="77777777" w:rsidR="00044F5E" w:rsidRPr="009E7D68" w:rsidRDefault="00044F5E" w:rsidP="00044F5E">
      <w:pPr>
        <w:pStyle w:val="a3"/>
        <w:adjustRightInd w:val="0"/>
        <w:snapToGrid w:val="0"/>
        <w:spacing w:line="360" w:lineRule="auto"/>
        <w:ind w:firstLine="0"/>
        <w:rPr>
          <w:szCs w:val="24"/>
        </w:rPr>
      </w:pPr>
      <w:r w:rsidRPr="009E7D68">
        <w:rPr>
          <w:rFonts w:hint="eastAsia"/>
          <w:szCs w:val="24"/>
        </w:rPr>
        <w:t xml:space="preserve">    </w:t>
      </w:r>
      <w:bookmarkStart w:id="83" w:name="OLE_LINK37"/>
      <w:r w:rsidRPr="009E7D68">
        <w:rPr>
          <w:rFonts w:hint="eastAsia"/>
          <w:szCs w:val="24"/>
        </w:rPr>
        <w:t>磷</w:t>
      </w:r>
      <w:bookmarkEnd w:id="83"/>
      <w:r w:rsidRPr="009E7D68">
        <w:rPr>
          <w:rFonts w:hint="eastAsia"/>
          <w:szCs w:val="24"/>
        </w:rPr>
        <w:t>累积排放</w:t>
      </w:r>
      <w:bookmarkStart w:id="84" w:name="OLE_LINK4"/>
      <m:oMath>
        <m:r>
          <m:rPr>
            <m:nor/>
          </m:rPr>
          <w:rPr>
            <w:rFonts w:ascii="Cambria Math" w:hAnsi="Cambria Math"/>
          </w:rPr>
          <m:t>eTN</m:t>
        </m:r>
      </m:oMath>
      <w:bookmarkEnd w:id="84"/>
      <w:r w:rsidRPr="009E7D68">
        <w:rPr>
          <w:rFonts w:hint="eastAsia"/>
        </w:rPr>
        <w:t>的函数关系：</w:t>
      </w:r>
    </w:p>
    <w:p w14:paraId="62181230" w14:textId="77777777" w:rsidR="00044F5E" w:rsidRPr="009E7D68" w:rsidRDefault="00000000" w:rsidP="00044F5E">
      <w:pPr>
        <w:pStyle w:val="a3"/>
        <w:adjustRightInd w:val="0"/>
        <w:snapToGrid w:val="0"/>
        <w:spacing w:line="360" w:lineRule="auto"/>
        <w:ind w:firstLine="0"/>
        <w:jc w:val="center"/>
        <w:rPr>
          <w:rFonts w:ascii="宋体" w:hAnsi="宋体" w:hint="eastAsia"/>
        </w:rPr>
      </w:pPr>
      <m:oMath>
        <m:f>
          <m:fPr>
            <m:ctrlPr>
              <w:rPr>
                <w:rFonts w:ascii="Cambria Math" w:hAnsi="Cambria Math"/>
              </w:rPr>
            </m:ctrlPr>
          </m:fPr>
          <m:num>
            <m:r>
              <m:rPr>
                <m:sty m:val="p"/>
              </m:rPr>
              <w:rPr>
                <w:rFonts w:ascii="Cambria Math" w:hAnsi="Cambria Math"/>
              </w:rPr>
              <m:t>d</m:t>
            </m:r>
            <m:d>
              <m:dPr>
                <m:ctrlPr>
                  <w:rPr>
                    <w:rFonts w:ascii="Cambria Math" w:hAnsi="Cambria Math"/>
                  </w:rPr>
                </m:ctrlPr>
              </m:dPr>
              <m:e>
                <m:r>
                  <m:rPr>
                    <m:nor/>
                  </m:rPr>
                  <w:rPr>
                    <w:rFonts w:ascii="Cambria Math" w:hAnsi="Cambria Math"/>
                  </w:rPr>
                  <m:t>eTP</m:t>
                </m:r>
              </m:e>
            </m:d>
          </m:num>
          <m:den>
            <m:r>
              <m:rPr>
                <m:sty m:val="p"/>
              </m:rPr>
              <w:rPr>
                <w:rFonts w:ascii="Cambria Math" w:hAnsi="Cambria Math"/>
              </w:rPr>
              <m:t>dt</m:t>
            </m:r>
          </m:den>
        </m:f>
        <m:r>
          <m:rPr>
            <m:sty m:val="p"/>
          </m:rPr>
          <w:rPr>
            <w:rFonts w:ascii="Cambria Math" w:hAnsi="Cambria Math"/>
          </w:rPr>
          <m:t>=Q</m:t>
        </m:r>
        <m:sSub>
          <m:sSubPr>
            <m:ctrlPr>
              <w:rPr>
                <w:rFonts w:ascii="Cambria Math" w:hAnsi="Cambria Math"/>
              </w:rPr>
            </m:ctrlPr>
          </m:sSubPr>
          <m:e>
            <m:r>
              <m:rPr>
                <m:nor/>
              </m:rPr>
              <w:rPr>
                <w:rFonts w:ascii="Cambria Math" w:hAnsi="Cambria Math"/>
              </w:rPr>
              <m:t>over</m:t>
            </m:r>
          </m:e>
          <m:sub>
            <m:r>
              <m:rPr>
                <m:sty m:val="p"/>
              </m:rP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TP</m:t>
            </m:r>
          </m:e>
        </m:d>
        <m:r>
          <m:rPr>
            <m:sty m:val="p"/>
          </m:rPr>
          <w:rPr>
            <w:rFonts w:ascii="Cambria Math" w:hAnsi="Cambria Math"/>
          </w:rPr>
          <m:t>⋅V</m:t>
        </m:r>
      </m:oMath>
      <w:r w:rsidR="00044F5E" w:rsidRPr="009E7D68">
        <w:rPr>
          <w:rFonts w:ascii="宋体" w:hAnsi="宋体" w:hint="eastAsia"/>
        </w:rPr>
        <w:t>，</w:t>
      </w:r>
    </w:p>
    <w:p w14:paraId="507EB0D9" w14:textId="77777777" w:rsidR="00044F5E" w:rsidRPr="009E7D68" w:rsidRDefault="00044F5E" w:rsidP="00044F5E">
      <w:pPr>
        <w:pStyle w:val="a3"/>
        <w:adjustRightInd w:val="0"/>
        <w:snapToGrid w:val="0"/>
        <w:spacing w:line="360" w:lineRule="auto"/>
        <w:ind w:firstLine="0"/>
        <w:rPr>
          <w:szCs w:val="24"/>
        </w:rPr>
      </w:pPr>
      <m:oMath>
        <m:r>
          <m:rPr>
            <m:nor/>
          </m:rPr>
          <w:rPr>
            <w:rFonts w:hint="eastAsia"/>
          </w:rPr>
          <m:t>其中</m:t>
        </m:r>
        <m:r>
          <m:rPr>
            <m:nor/>
          </m:rPr>
          <w:rPr>
            <w:rFonts w:ascii="宋体" w:hAnsi="宋体" w:hint="eastAsia"/>
          </w:rPr>
          <m:t>，</m:t>
        </m:r>
        <m:r>
          <m:rPr>
            <m:nor/>
          </m:rPr>
          <w:rPr>
            <w:rFonts w:ascii="Cambria Math" w:hAnsi="Cambria Math"/>
          </w:rPr>
          <m:t>eT</m:t>
        </m:r>
        <m:r>
          <m:rPr>
            <m:nor/>
          </m:rPr>
          <w:rPr>
            <w:rFonts w:ascii="Cambria Math" w:hAnsi="Cambria Math" w:hint="eastAsia"/>
          </w:rPr>
          <m:t>P</m:t>
        </m:r>
      </m:oMath>
      <w:r w:rsidRPr="009E7D68">
        <w:rPr>
          <w:rFonts w:hint="eastAsia"/>
        </w:rPr>
        <w:t>示养殖开始到当前为止随着水体排出去的</w:t>
      </w:r>
      <w:r w:rsidRPr="009E7D68">
        <w:rPr>
          <w:rFonts w:hint="eastAsia"/>
          <w:szCs w:val="24"/>
        </w:rPr>
        <w:t>磷</w:t>
      </w:r>
      <w:r w:rsidRPr="009E7D68">
        <w:rPr>
          <w:rFonts w:hint="eastAsia"/>
        </w:rPr>
        <w:t>总量，</w:t>
      </w:r>
      <m:oMath>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oMath>
      <w:r w:rsidRPr="009E7D68">
        <w:rPr>
          <w:rFonts w:hint="eastAsia"/>
          <w:szCs w:val="24"/>
        </w:rPr>
        <w:t>为设定的水交换率</w:t>
      </w:r>
      <w:r w:rsidRPr="009E7D68">
        <w:rPr>
          <w:rFonts w:ascii="宋体" w:hAnsi="宋体" w:hint="eastAsia"/>
        </w:rPr>
        <w:t>，</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oMath>
      <w:r w:rsidRPr="009E7D68">
        <w:rPr>
          <w:rFonts w:ascii="宋体" w:hAnsi="宋体" w:hint="eastAsia"/>
        </w:rPr>
        <w:t>为</w:t>
      </w:r>
      <w:r w:rsidRPr="009E7D68">
        <w:rPr>
          <w:rFonts w:hint="eastAsia"/>
          <w:szCs w:val="24"/>
        </w:rPr>
        <w:t>总磷浓度，</w:t>
      </w:r>
      <m:oMath>
        <m:r>
          <m:rPr>
            <m:sty m:val="p"/>
          </m:rPr>
          <w:rPr>
            <w:rFonts w:ascii="Cambria Math" w:hAnsi="Cambria Math"/>
          </w:rPr>
          <m:t>V</m:t>
        </m:r>
      </m:oMath>
      <w:r w:rsidRPr="009E7D68">
        <w:rPr>
          <w:rFonts w:hint="eastAsia"/>
          <w:szCs w:val="24"/>
        </w:rPr>
        <w:t>为</w:t>
      </w:r>
      <w:r w:rsidRPr="009E7D68">
        <w:rPr>
          <w:szCs w:val="24"/>
        </w:rPr>
        <w:t>养殖区域</w:t>
      </w:r>
      <w:r w:rsidRPr="009E7D68">
        <w:rPr>
          <w:rFonts w:hint="eastAsia"/>
          <w:szCs w:val="24"/>
        </w:rPr>
        <w:t>水体体积。</w:t>
      </w:r>
    </w:p>
    <w:p w14:paraId="275366E0" w14:textId="77777777" w:rsidR="00044F5E" w:rsidRPr="009E7D68" w:rsidRDefault="00044F5E" w:rsidP="00044F5E">
      <w:pPr>
        <w:pStyle w:val="a3"/>
        <w:adjustRightInd w:val="0"/>
        <w:snapToGrid w:val="0"/>
        <w:spacing w:line="360" w:lineRule="auto"/>
        <w:ind w:firstLine="0"/>
        <w:rPr>
          <w:szCs w:val="24"/>
        </w:rPr>
      </w:pPr>
      <w:r w:rsidRPr="009E7D68">
        <w:rPr>
          <w:rFonts w:hint="eastAsia"/>
          <w:szCs w:val="24"/>
        </w:rPr>
        <w:t xml:space="preserve">   </w:t>
      </w:r>
      <w:r w:rsidRPr="009E7D68">
        <w:rPr>
          <w:rFonts w:hint="eastAsia"/>
          <w:szCs w:val="24"/>
        </w:rPr>
        <w:t>通过上述一系列的函数关系，可以建立了各个参数之间的数学关系，从而得到所需要预测模型。上述的函数关系中所涉及到需要设定的各项参数或常数，参考下表所示：</w:t>
      </w:r>
    </w:p>
    <w:tbl>
      <w:tblPr>
        <w:tblStyle w:val="af6"/>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9"/>
        <w:gridCol w:w="1931"/>
        <w:gridCol w:w="965"/>
        <w:gridCol w:w="1864"/>
        <w:gridCol w:w="2723"/>
      </w:tblGrid>
      <w:tr w:rsidR="00044F5E" w:rsidRPr="009E7D68" w14:paraId="6D6BE8EE" w14:textId="77777777" w:rsidTr="00CD78AC">
        <w:tc>
          <w:tcPr>
            <w:tcW w:w="1017" w:type="dxa"/>
            <w:hideMark/>
          </w:tcPr>
          <w:p w14:paraId="459E6462" w14:textId="77777777" w:rsidR="00044F5E" w:rsidRPr="009E7D68" w:rsidRDefault="00044F5E" w:rsidP="00CD78AC">
            <w:pPr>
              <w:spacing w:before="60"/>
              <w:rPr>
                <w:rFonts w:ascii="宋体" w:eastAsia="宋体" w:hAnsi="宋体" w:hint="eastAsia"/>
                <w:b/>
                <w:bCs/>
                <w:sz w:val="24"/>
                <w:szCs w:val="24"/>
              </w:rPr>
            </w:pPr>
            <w:r w:rsidRPr="009E7D68">
              <w:rPr>
                <w:rFonts w:ascii="宋体" w:eastAsia="宋体" w:hAnsi="宋体"/>
                <w:b/>
                <w:bCs/>
                <w:sz w:val="24"/>
                <w:szCs w:val="24"/>
              </w:rPr>
              <w:lastRenderedPageBreak/>
              <w:t>参数</w:t>
            </w:r>
          </w:p>
        </w:tc>
        <w:tc>
          <w:tcPr>
            <w:tcW w:w="1890" w:type="dxa"/>
            <w:hideMark/>
          </w:tcPr>
          <w:p w14:paraId="687DE89A" w14:textId="77777777" w:rsidR="00044F5E" w:rsidRPr="009E7D68" w:rsidRDefault="00044F5E" w:rsidP="00CD78AC">
            <w:pPr>
              <w:spacing w:before="60"/>
              <w:rPr>
                <w:rFonts w:ascii="宋体" w:eastAsia="宋体" w:hAnsi="宋体" w:hint="eastAsia"/>
                <w:b/>
                <w:bCs/>
                <w:sz w:val="24"/>
                <w:szCs w:val="24"/>
              </w:rPr>
            </w:pPr>
            <w:r w:rsidRPr="009E7D68">
              <w:rPr>
                <w:rFonts w:ascii="宋体" w:eastAsia="宋体" w:hAnsi="宋体"/>
                <w:b/>
                <w:bCs/>
                <w:sz w:val="24"/>
                <w:szCs w:val="24"/>
              </w:rPr>
              <w:t>描述</w:t>
            </w:r>
          </w:p>
        </w:tc>
        <w:tc>
          <w:tcPr>
            <w:tcW w:w="945" w:type="dxa"/>
            <w:hideMark/>
          </w:tcPr>
          <w:p w14:paraId="41515674" w14:textId="77777777" w:rsidR="00044F5E" w:rsidRPr="009E7D68" w:rsidRDefault="00044F5E" w:rsidP="00CD78AC">
            <w:pPr>
              <w:spacing w:before="60"/>
              <w:rPr>
                <w:rFonts w:ascii="宋体" w:eastAsia="宋体" w:hAnsi="宋体" w:hint="eastAsia"/>
                <w:b/>
                <w:bCs/>
                <w:sz w:val="24"/>
                <w:szCs w:val="24"/>
              </w:rPr>
            </w:pPr>
            <w:r w:rsidRPr="009E7D68">
              <w:rPr>
                <w:rFonts w:ascii="宋体" w:eastAsia="宋体" w:hAnsi="宋体" w:hint="eastAsia"/>
                <w:b/>
                <w:bCs/>
                <w:sz w:val="24"/>
                <w:szCs w:val="24"/>
              </w:rPr>
              <w:t>示例</w:t>
            </w:r>
            <w:r w:rsidRPr="009E7D68">
              <w:rPr>
                <w:rFonts w:ascii="宋体" w:eastAsia="宋体" w:hAnsi="宋体"/>
                <w:b/>
                <w:bCs/>
                <w:sz w:val="24"/>
                <w:szCs w:val="24"/>
              </w:rPr>
              <w:t>值</w:t>
            </w:r>
          </w:p>
        </w:tc>
        <w:tc>
          <w:tcPr>
            <w:tcW w:w="1825" w:type="dxa"/>
            <w:hideMark/>
          </w:tcPr>
          <w:p w14:paraId="686E794E" w14:textId="77777777" w:rsidR="00044F5E" w:rsidRPr="009E7D68" w:rsidRDefault="00044F5E" w:rsidP="00CD78AC">
            <w:pPr>
              <w:spacing w:before="60"/>
              <w:rPr>
                <w:rFonts w:ascii="宋体" w:eastAsia="宋体" w:hAnsi="宋体" w:hint="eastAsia"/>
                <w:b/>
                <w:bCs/>
                <w:sz w:val="24"/>
                <w:szCs w:val="24"/>
              </w:rPr>
            </w:pPr>
            <w:r w:rsidRPr="009E7D68">
              <w:rPr>
                <w:rFonts w:ascii="宋体" w:eastAsia="宋体" w:hAnsi="宋体" w:hint="eastAsia"/>
                <w:b/>
                <w:bCs/>
                <w:sz w:val="24"/>
                <w:szCs w:val="24"/>
              </w:rPr>
              <w:t>示例</w:t>
            </w:r>
            <w:r w:rsidRPr="009E7D68">
              <w:rPr>
                <w:rFonts w:ascii="宋体" w:eastAsia="宋体" w:hAnsi="宋体"/>
                <w:b/>
                <w:bCs/>
                <w:sz w:val="24"/>
                <w:szCs w:val="24"/>
              </w:rPr>
              <w:t>单位</w:t>
            </w:r>
          </w:p>
        </w:tc>
        <w:tc>
          <w:tcPr>
            <w:tcW w:w="2665" w:type="dxa"/>
          </w:tcPr>
          <w:p w14:paraId="71308504" w14:textId="77777777" w:rsidR="00044F5E" w:rsidRPr="009E7D68" w:rsidRDefault="00044F5E" w:rsidP="00CD78AC">
            <w:pPr>
              <w:tabs>
                <w:tab w:val="left" w:pos="720"/>
              </w:tabs>
              <w:spacing w:before="60"/>
              <w:jc w:val="left"/>
              <w:rPr>
                <w:rFonts w:ascii="宋体" w:eastAsia="宋体" w:hAnsi="宋体" w:hint="eastAsia"/>
                <w:b/>
                <w:bCs/>
                <w:sz w:val="24"/>
                <w:szCs w:val="24"/>
              </w:rPr>
            </w:pPr>
            <w:r w:rsidRPr="009E7D68">
              <w:rPr>
                <w:rFonts w:ascii="宋体" w:eastAsia="宋体" w:hAnsi="宋体" w:hint="eastAsia"/>
                <w:b/>
                <w:bCs/>
                <w:sz w:val="24"/>
                <w:szCs w:val="24"/>
              </w:rPr>
              <w:t>参数选取依据示例</w:t>
            </w:r>
          </w:p>
        </w:tc>
      </w:tr>
      <w:tr w:rsidR="00044F5E" w:rsidRPr="009E7D68" w14:paraId="4B110678" w14:textId="77777777" w:rsidTr="00CD78AC">
        <w:tc>
          <w:tcPr>
            <w:tcW w:w="1017" w:type="dxa"/>
            <w:hideMark/>
          </w:tcPr>
          <w:p w14:paraId="5FD3E3AD"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T</m:t>
                  </m:r>
                </m:e>
                <m:sub>
                  <m:r>
                    <m:rPr>
                      <m:nor/>
                    </m:rPr>
                    <w:rPr>
                      <w:rFonts w:ascii="宋体" w:eastAsia="宋体" w:hAnsi="宋体"/>
                      <w:sz w:val="24"/>
                      <w:szCs w:val="24"/>
                    </w:rPr>
                    <m:t>opt</m:t>
                  </m:r>
                </m:sub>
              </m:sSub>
            </m:oMath>
            <w:r w:rsidRPr="009E7D68">
              <w:rPr>
                <w:rFonts w:ascii="宋体" w:eastAsia="宋体" w:hAnsi="宋体"/>
                <w:sz w:val="24"/>
                <w:szCs w:val="24"/>
              </w:rPr>
              <w:t>)</w:t>
            </w:r>
          </w:p>
        </w:tc>
        <w:tc>
          <w:tcPr>
            <w:tcW w:w="1890" w:type="dxa"/>
            <w:hideMark/>
          </w:tcPr>
          <w:p w14:paraId="5ED24F5E"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最佳温度</w:t>
            </w:r>
          </w:p>
        </w:tc>
        <w:tc>
          <w:tcPr>
            <w:tcW w:w="945" w:type="dxa"/>
            <w:hideMark/>
          </w:tcPr>
          <w:p w14:paraId="453BBC1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25</w:t>
            </w:r>
          </w:p>
        </w:tc>
        <w:tc>
          <w:tcPr>
            <w:tcW w:w="1825" w:type="dxa"/>
            <w:hideMark/>
          </w:tcPr>
          <w:p w14:paraId="1FAB8A43"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°C</w:t>
            </w:r>
          </w:p>
        </w:tc>
        <w:tc>
          <w:tcPr>
            <w:tcW w:w="2665" w:type="dxa"/>
          </w:tcPr>
          <w:p w14:paraId="12E3DFE5"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根据</w:t>
            </w:r>
            <w:proofErr w:type="gramStart"/>
            <w:r w:rsidRPr="009E7D68">
              <w:rPr>
                <w:rFonts w:ascii="宋体" w:eastAsia="宋体" w:hAnsi="宋体" w:hint="eastAsia"/>
                <w:sz w:val="24"/>
                <w:szCs w:val="24"/>
              </w:rPr>
              <w:t>文献金</w:t>
            </w:r>
            <w:proofErr w:type="gramEnd"/>
            <w:r w:rsidRPr="009E7D68">
              <w:rPr>
                <w:rFonts w:ascii="宋体" w:eastAsia="宋体" w:hAnsi="宋体" w:hint="eastAsia"/>
                <w:sz w:val="24"/>
                <w:szCs w:val="24"/>
              </w:rPr>
              <w:t>鲳鱼最适宜22-28摄氏度，可以取中间25摄氏度；可以现实修正。</w:t>
            </w:r>
          </w:p>
        </w:tc>
      </w:tr>
      <w:tr w:rsidR="00044F5E" w:rsidRPr="009E7D68" w14:paraId="6542B579" w14:textId="77777777" w:rsidTr="00CD78AC">
        <w:tc>
          <w:tcPr>
            <w:tcW w:w="1017" w:type="dxa"/>
            <w:hideMark/>
          </w:tcPr>
          <w:p w14:paraId="6731FED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m</m:t>
                  </m:r>
                </m:e>
                <m:sub>
                  <m:r>
                    <m:rPr>
                      <m:sty m:val="p"/>
                    </m:rPr>
                    <w:rPr>
                      <w:rFonts w:ascii="Cambria Math" w:eastAsia="宋体" w:hAnsi="Cambria Math"/>
                      <w:sz w:val="24"/>
                      <w:szCs w:val="24"/>
                    </w:rPr>
                    <m:t>0</m:t>
                  </m:r>
                </m:sub>
              </m:sSub>
            </m:oMath>
            <w:r w:rsidRPr="009E7D68">
              <w:rPr>
                <w:rFonts w:ascii="宋体" w:eastAsia="宋体" w:hAnsi="宋体"/>
                <w:sz w:val="24"/>
                <w:szCs w:val="24"/>
              </w:rPr>
              <w:t>)</w:t>
            </w:r>
          </w:p>
        </w:tc>
        <w:tc>
          <w:tcPr>
            <w:tcW w:w="1890" w:type="dxa"/>
            <w:hideMark/>
          </w:tcPr>
          <w:p w14:paraId="040B32E4"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基础死亡率</w:t>
            </w:r>
          </w:p>
        </w:tc>
        <w:tc>
          <w:tcPr>
            <w:tcW w:w="945" w:type="dxa"/>
            <w:hideMark/>
          </w:tcPr>
          <w:p w14:paraId="3CABF6B2"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0.00005</w:t>
            </w:r>
          </w:p>
        </w:tc>
        <w:tc>
          <w:tcPr>
            <w:tcW w:w="1825" w:type="dxa"/>
            <w:hideMark/>
          </w:tcPr>
          <w:p w14:paraId="2C23E86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1/°C²/天</w:t>
            </w:r>
          </w:p>
        </w:tc>
        <w:tc>
          <w:tcPr>
            <w:tcW w:w="2665" w:type="dxa"/>
          </w:tcPr>
          <w:p w14:paraId="789773CF"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可以根据金鲳鱼在最适宜温度条件下的历史养殖数据拟合得到；可以根据实验情况进行设置。</w:t>
            </w:r>
          </w:p>
        </w:tc>
      </w:tr>
      <w:tr w:rsidR="00044F5E" w:rsidRPr="009E7D68" w14:paraId="448841F2" w14:textId="77777777" w:rsidTr="00CD78AC">
        <w:tc>
          <w:tcPr>
            <w:tcW w:w="1017" w:type="dxa"/>
            <w:hideMark/>
          </w:tcPr>
          <w:p w14:paraId="4B38C4BD"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sty m:val="p"/>
                    </m:rPr>
                    <w:rPr>
                      <w:rFonts w:ascii="Cambria Math" w:eastAsia="宋体" w:hAnsi="Cambria Math"/>
                      <w:sz w:val="24"/>
                      <w:szCs w:val="24"/>
                    </w:rPr>
                    <m:t>m</m:t>
                  </m:r>
                </m:sub>
              </m:sSub>
            </m:oMath>
            <w:r w:rsidRPr="009E7D68">
              <w:rPr>
                <w:rFonts w:ascii="宋体" w:eastAsia="宋体" w:hAnsi="宋体"/>
                <w:sz w:val="24"/>
                <w:szCs w:val="24"/>
              </w:rPr>
              <w:t>)</w:t>
            </w:r>
          </w:p>
        </w:tc>
        <w:tc>
          <w:tcPr>
            <w:tcW w:w="1890" w:type="dxa"/>
            <w:hideMark/>
          </w:tcPr>
          <w:p w14:paraId="5BE06212"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死亡率温度系数</w:t>
            </w:r>
          </w:p>
        </w:tc>
        <w:tc>
          <w:tcPr>
            <w:tcW w:w="945" w:type="dxa"/>
            <w:hideMark/>
          </w:tcPr>
          <w:p w14:paraId="4A1F3D75"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0.00005</w:t>
            </w:r>
          </w:p>
        </w:tc>
        <w:tc>
          <w:tcPr>
            <w:tcW w:w="1825" w:type="dxa"/>
            <w:hideMark/>
          </w:tcPr>
          <w:p w14:paraId="2B858114"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w:t>
            </w:r>
            <w:bookmarkStart w:id="85" w:name="OLE_LINK2"/>
            <w:r w:rsidRPr="009E7D68">
              <w:rPr>
                <w:rFonts w:ascii="宋体" w:eastAsia="宋体" w:hAnsi="宋体"/>
                <w:sz w:val="24"/>
                <w:szCs w:val="24"/>
              </w:rPr>
              <w:t>°C²/天</w:t>
            </w:r>
            <w:bookmarkEnd w:id="85"/>
          </w:p>
        </w:tc>
        <w:tc>
          <w:tcPr>
            <w:tcW w:w="2665" w:type="dxa"/>
          </w:tcPr>
          <w:p w14:paraId="3BB5B25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理想情况是根据历史养殖数据，如每批的日死亡率和温度记录做出来的统计拟合。当前模型中用的是数值试算的出来的参数</w:t>
            </w:r>
          </w:p>
        </w:tc>
      </w:tr>
      <w:tr w:rsidR="00044F5E" w:rsidRPr="009E7D68" w14:paraId="0A7AAC78" w14:textId="77777777" w:rsidTr="00CD78AC">
        <w:tc>
          <w:tcPr>
            <w:tcW w:w="1017" w:type="dxa"/>
            <w:hideMark/>
          </w:tcPr>
          <w:p w14:paraId="3A56C88A"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r</m:t>
                  </m:r>
                </m:e>
                <m:sub>
                  <m:r>
                    <m:rPr>
                      <m:sty m:val="p"/>
                    </m:rPr>
                    <w:rPr>
                      <w:rFonts w:ascii="Cambria Math" w:eastAsia="宋体" w:hAnsi="Cambria Math"/>
                      <w:sz w:val="24"/>
                      <w:szCs w:val="24"/>
                    </w:rPr>
                    <m:t>max</m:t>
                  </m:r>
                </m:sub>
              </m:sSub>
            </m:oMath>
            <w:r w:rsidRPr="009E7D68">
              <w:rPr>
                <w:rFonts w:ascii="宋体" w:eastAsia="宋体" w:hAnsi="宋体"/>
                <w:sz w:val="24"/>
                <w:szCs w:val="24"/>
              </w:rPr>
              <w:t>)</w:t>
            </w:r>
          </w:p>
        </w:tc>
        <w:tc>
          <w:tcPr>
            <w:tcW w:w="1890" w:type="dxa"/>
            <w:hideMark/>
          </w:tcPr>
          <w:p w14:paraId="2E5837FE"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最大生长率</w:t>
            </w:r>
          </w:p>
        </w:tc>
        <w:tc>
          <w:tcPr>
            <w:tcW w:w="945" w:type="dxa"/>
            <w:hideMark/>
          </w:tcPr>
          <w:p w14:paraId="0968C74B"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0.025</w:t>
            </w:r>
          </w:p>
        </w:tc>
        <w:tc>
          <w:tcPr>
            <w:tcW w:w="1825" w:type="dxa"/>
            <w:hideMark/>
          </w:tcPr>
          <w:p w14:paraId="13B24EAF"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1/天</w:t>
            </w:r>
          </w:p>
        </w:tc>
        <w:tc>
          <w:tcPr>
            <w:tcW w:w="2665" w:type="dxa"/>
            <w:vMerge w:val="restart"/>
          </w:tcPr>
          <w:p w14:paraId="3A813929"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可以应基于历史养殖数据标定。</w:t>
            </w:r>
          </w:p>
        </w:tc>
      </w:tr>
      <w:tr w:rsidR="00044F5E" w:rsidRPr="009E7D68" w14:paraId="71A686B2" w14:textId="77777777" w:rsidTr="00CD78AC">
        <w:tc>
          <w:tcPr>
            <w:tcW w:w="1017" w:type="dxa"/>
            <w:hideMark/>
          </w:tcPr>
          <w:p w14:paraId="1F373184"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r>
                <m:rPr>
                  <m:sty m:val="p"/>
                </m:rPr>
                <w:rPr>
                  <w:rFonts w:ascii="Cambria Math" w:eastAsia="宋体" w:hAnsi="Cambria Math"/>
                  <w:sz w:val="24"/>
                  <w:szCs w:val="24"/>
                </w:rPr>
                <m:t>a</m:t>
              </m:r>
            </m:oMath>
            <w:r w:rsidRPr="009E7D68">
              <w:rPr>
                <w:rFonts w:ascii="宋体" w:eastAsia="宋体" w:hAnsi="宋体"/>
                <w:sz w:val="24"/>
                <w:szCs w:val="24"/>
              </w:rPr>
              <w:t>)</w:t>
            </w:r>
          </w:p>
        </w:tc>
        <w:tc>
          <w:tcPr>
            <w:tcW w:w="1890" w:type="dxa"/>
            <w:hideMark/>
          </w:tcPr>
          <w:p w14:paraId="2373581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生长率温度系数</w:t>
            </w:r>
          </w:p>
        </w:tc>
        <w:tc>
          <w:tcPr>
            <w:tcW w:w="945" w:type="dxa"/>
            <w:hideMark/>
          </w:tcPr>
          <w:p w14:paraId="1B073A9B"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0.03</w:t>
            </w:r>
          </w:p>
        </w:tc>
        <w:tc>
          <w:tcPr>
            <w:tcW w:w="1825" w:type="dxa"/>
            <w:hideMark/>
          </w:tcPr>
          <w:p w14:paraId="7F601463"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1/°C²</w:t>
            </w:r>
          </w:p>
        </w:tc>
        <w:tc>
          <w:tcPr>
            <w:tcW w:w="2665" w:type="dxa"/>
            <w:vMerge/>
          </w:tcPr>
          <w:p w14:paraId="23FB1021" w14:textId="77777777" w:rsidR="00044F5E" w:rsidRPr="009E7D68" w:rsidRDefault="00044F5E" w:rsidP="00CD78AC">
            <w:pPr>
              <w:spacing w:before="60"/>
              <w:rPr>
                <w:rFonts w:ascii="宋体" w:eastAsia="宋体" w:hAnsi="宋体" w:hint="eastAsia"/>
                <w:sz w:val="24"/>
                <w:szCs w:val="24"/>
              </w:rPr>
            </w:pPr>
          </w:p>
        </w:tc>
      </w:tr>
      <w:tr w:rsidR="00044F5E" w:rsidRPr="009E7D68" w14:paraId="76279B6E" w14:textId="77777777" w:rsidTr="00CD78AC">
        <w:tc>
          <w:tcPr>
            <w:tcW w:w="1017" w:type="dxa"/>
            <w:hideMark/>
          </w:tcPr>
          <w:p w14:paraId="1C8A4A29"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f</m:t>
                  </m:r>
                </m:e>
                <m:sub>
                  <m:r>
                    <m:rPr>
                      <m:nor/>
                    </m:rPr>
                    <w:rPr>
                      <w:rFonts w:ascii="宋体" w:eastAsia="宋体" w:hAnsi="宋体"/>
                      <w:sz w:val="24"/>
                      <w:szCs w:val="24"/>
                    </w:rPr>
                    <m:t>rate</m:t>
                  </m:r>
                </m:sub>
              </m:sSub>
            </m:oMath>
            <w:r w:rsidRPr="009E7D68">
              <w:rPr>
                <w:rFonts w:ascii="宋体" w:eastAsia="宋体" w:hAnsi="宋体"/>
                <w:sz w:val="24"/>
                <w:szCs w:val="24"/>
              </w:rPr>
              <w:t>)</w:t>
            </w:r>
          </w:p>
        </w:tc>
        <w:tc>
          <w:tcPr>
            <w:tcW w:w="1890" w:type="dxa"/>
            <w:hideMark/>
          </w:tcPr>
          <w:p w14:paraId="004BC52A"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投饵率</w:t>
            </w:r>
          </w:p>
        </w:tc>
        <w:tc>
          <w:tcPr>
            <w:tcW w:w="945" w:type="dxa"/>
            <w:hideMark/>
          </w:tcPr>
          <w:p w14:paraId="75D78D8F"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0.04</w:t>
            </w:r>
          </w:p>
        </w:tc>
        <w:tc>
          <w:tcPr>
            <w:tcW w:w="1825" w:type="dxa"/>
            <w:hideMark/>
          </w:tcPr>
          <w:p w14:paraId="695E94B8"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1/天</w:t>
            </w:r>
          </w:p>
        </w:tc>
        <w:tc>
          <w:tcPr>
            <w:tcW w:w="2665" w:type="dxa"/>
          </w:tcPr>
          <w:p w14:paraId="6C7C431D"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人为设定控制参数，实际应用根据监测动态调整</w:t>
            </w:r>
          </w:p>
        </w:tc>
      </w:tr>
      <w:tr w:rsidR="00044F5E" w:rsidRPr="009E7D68" w14:paraId="75E402FE" w14:textId="77777777" w:rsidTr="00CD78AC">
        <w:tc>
          <w:tcPr>
            <w:tcW w:w="1017" w:type="dxa"/>
            <w:hideMark/>
          </w:tcPr>
          <w:p w14:paraId="6882BA61"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N</m:t>
                  </m:r>
                </m:e>
                <m:sub>
                  <m:r>
                    <m:rPr>
                      <m:nor/>
                    </m:rPr>
                    <w:rPr>
                      <w:rFonts w:ascii="宋体" w:eastAsia="宋体" w:hAnsi="宋体"/>
                      <w:sz w:val="24"/>
                      <w:szCs w:val="24"/>
                    </w:rPr>
                    <m:t>feed</m:t>
                  </m:r>
                </m:sub>
              </m:sSub>
            </m:oMath>
            <w:r w:rsidRPr="009E7D68">
              <w:rPr>
                <w:rFonts w:ascii="宋体" w:eastAsia="宋体" w:hAnsi="宋体"/>
                <w:sz w:val="24"/>
                <w:szCs w:val="24"/>
              </w:rPr>
              <w:t>)</w:t>
            </w:r>
          </w:p>
        </w:tc>
        <w:tc>
          <w:tcPr>
            <w:tcW w:w="1890" w:type="dxa"/>
            <w:hideMark/>
          </w:tcPr>
          <w:p w14:paraId="7A34F8F8"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饲料氮含量</w:t>
            </w:r>
          </w:p>
        </w:tc>
        <w:tc>
          <w:tcPr>
            <w:tcW w:w="945" w:type="dxa"/>
            <w:hideMark/>
          </w:tcPr>
          <w:p w14:paraId="5D404B36"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0.08</w:t>
            </w:r>
          </w:p>
        </w:tc>
        <w:tc>
          <w:tcPr>
            <w:tcW w:w="1825" w:type="dxa"/>
            <w:hideMark/>
          </w:tcPr>
          <w:p w14:paraId="0692400C" w14:textId="77777777" w:rsidR="00044F5E" w:rsidRPr="009E7D68" w:rsidRDefault="00044F5E" w:rsidP="00CD78AC">
            <w:pPr>
              <w:spacing w:before="60"/>
              <w:rPr>
                <w:rFonts w:ascii="宋体" w:eastAsia="宋体" w:hAnsi="宋体" w:hint="eastAsia"/>
                <w:sz w:val="24"/>
                <w:szCs w:val="24"/>
              </w:rPr>
            </w:pPr>
            <w:proofErr w:type="gramStart"/>
            <w:r w:rsidRPr="009E7D68">
              <w:rPr>
                <w:rFonts w:ascii="宋体" w:eastAsia="宋体" w:hAnsi="宋体"/>
                <w:sz w:val="24"/>
                <w:szCs w:val="24"/>
              </w:rPr>
              <w:t>克氮/</w:t>
            </w:r>
            <w:proofErr w:type="gramEnd"/>
            <w:r w:rsidRPr="009E7D68">
              <w:rPr>
                <w:rFonts w:ascii="宋体" w:eastAsia="宋体" w:hAnsi="宋体"/>
                <w:sz w:val="24"/>
                <w:szCs w:val="24"/>
              </w:rPr>
              <w:t>克饲料</w:t>
            </w:r>
          </w:p>
        </w:tc>
        <w:tc>
          <w:tcPr>
            <w:tcW w:w="2665" w:type="dxa"/>
            <w:vMerge w:val="restart"/>
          </w:tcPr>
          <w:p w14:paraId="33AFAF4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可根据饲料配方或实验室测定，属于可实验测定的输入参数</w:t>
            </w:r>
          </w:p>
        </w:tc>
      </w:tr>
      <w:tr w:rsidR="00044F5E" w:rsidRPr="009E7D68" w14:paraId="14927FBD" w14:textId="77777777" w:rsidTr="00CD78AC">
        <w:tc>
          <w:tcPr>
            <w:tcW w:w="1017" w:type="dxa"/>
            <w:hideMark/>
          </w:tcPr>
          <w:p w14:paraId="4753C010"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P</m:t>
                  </m:r>
                </m:e>
                <m:sub>
                  <m:r>
                    <m:rPr>
                      <m:nor/>
                    </m:rPr>
                    <w:rPr>
                      <w:rFonts w:ascii="宋体" w:eastAsia="宋体" w:hAnsi="宋体"/>
                      <w:sz w:val="24"/>
                      <w:szCs w:val="24"/>
                    </w:rPr>
                    <m:t>feed</m:t>
                  </m:r>
                </m:sub>
              </m:sSub>
            </m:oMath>
            <w:r w:rsidRPr="009E7D68">
              <w:rPr>
                <w:rFonts w:ascii="宋体" w:eastAsia="宋体" w:hAnsi="宋体"/>
                <w:sz w:val="24"/>
                <w:szCs w:val="24"/>
              </w:rPr>
              <w:t>)</w:t>
            </w:r>
          </w:p>
        </w:tc>
        <w:tc>
          <w:tcPr>
            <w:tcW w:w="1890" w:type="dxa"/>
            <w:hideMark/>
          </w:tcPr>
          <w:p w14:paraId="72FBEDF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饲料磷含量</w:t>
            </w:r>
          </w:p>
        </w:tc>
        <w:tc>
          <w:tcPr>
            <w:tcW w:w="945" w:type="dxa"/>
            <w:hideMark/>
          </w:tcPr>
          <w:p w14:paraId="45E519D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0.015</w:t>
            </w:r>
          </w:p>
        </w:tc>
        <w:tc>
          <w:tcPr>
            <w:tcW w:w="1825" w:type="dxa"/>
            <w:hideMark/>
          </w:tcPr>
          <w:p w14:paraId="011DF3F4" w14:textId="77777777" w:rsidR="00044F5E" w:rsidRPr="009E7D68" w:rsidRDefault="00044F5E" w:rsidP="00CD78AC">
            <w:pPr>
              <w:spacing w:before="60"/>
              <w:rPr>
                <w:rFonts w:ascii="宋体" w:eastAsia="宋体" w:hAnsi="宋体" w:hint="eastAsia"/>
                <w:sz w:val="24"/>
                <w:szCs w:val="24"/>
              </w:rPr>
            </w:pPr>
            <w:proofErr w:type="gramStart"/>
            <w:r w:rsidRPr="009E7D68">
              <w:rPr>
                <w:rFonts w:ascii="宋体" w:eastAsia="宋体" w:hAnsi="宋体"/>
                <w:sz w:val="24"/>
                <w:szCs w:val="24"/>
              </w:rPr>
              <w:t>克磷/</w:t>
            </w:r>
            <w:proofErr w:type="gramEnd"/>
            <w:r w:rsidRPr="009E7D68">
              <w:rPr>
                <w:rFonts w:ascii="宋体" w:eastAsia="宋体" w:hAnsi="宋体"/>
                <w:sz w:val="24"/>
                <w:szCs w:val="24"/>
              </w:rPr>
              <w:t>克饲料</w:t>
            </w:r>
          </w:p>
        </w:tc>
        <w:tc>
          <w:tcPr>
            <w:tcW w:w="2665" w:type="dxa"/>
            <w:vMerge/>
          </w:tcPr>
          <w:p w14:paraId="752481BF" w14:textId="77777777" w:rsidR="00044F5E" w:rsidRPr="009E7D68" w:rsidRDefault="00044F5E" w:rsidP="00CD78AC">
            <w:pPr>
              <w:spacing w:before="60"/>
              <w:rPr>
                <w:rFonts w:ascii="宋体" w:eastAsia="宋体" w:hAnsi="宋体" w:hint="eastAsia"/>
                <w:sz w:val="24"/>
                <w:szCs w:val="24"/>
              </w:rPr>
            </w:pPr>
          </w:p>
        </w:tc>
      </w:tr>
      <w:tr w:rsidR="00044F5E" w:rsidRPr="009E7D68" w14:paraId="4920EC0D" w14:textId="77777777" w:rsidTr="00CD78AC">
        <w:tc>
          <w:tcPr>
            <w:tcW w:w="1017" w:type="dxa"/>
            <w:hideMark/>
          </w:tcPr>
          <w:p w14:paraId="533B44B5"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r>
                <m:rPr>
                  <m:sty m:val="p"/>
                </m:rPr>
                <w:rPr>
                  <w:rFonts w:ascii="Cambria Math" w:eastAsia="宋体" w:hAnsi="Cambria Math"/>
                  <w:sz w:val="24"/>
                  <w:szCs w:val="24"/>
                </w:rPr>
                <m:t>γ</m:t>
              </m:r>
            </m:oMath>
            <w:r w:rsidRPr="009E7D68">
              <w:rPr>
                <w:rFonts w:ascii="宋体" w:eastAsia="宋体" w:hAnsi="宋体"/>
                <w:sz w:val="24"/>
                <w:szCs w:val="24"/>
              </w:rPr>
              <w:t>)</w:t>
            </w:r>
          </w:p>
        </w:tc>
        <w:tc>
          <w:tcPr>
            <w:tcW w:w="1890" w:type="dxa"/>
            <w:hideMark/>
          </w:tcPr>
          <w:p w14:paraId="23C7C5C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未食用饲料比例</w:t>
            </w:r>
          </w:p>
        </w:tc>
        <w:tc>
          <w:tcPr>
            <w:tcW w:w="945" w:type="dxa"/>
            <w:hideMark/>
          </w:tcPr>
          <w:p w14:paraId="41FBE81E"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0.05</w:t>
            </w:r>
          </w:p>
        </w:tc>
        <w:tc>
          <w:tcPr>
            <w:tcW w:w="1825" w:type="dxa"/>
            <w:hideMark/>
          </w:tcPr>
          <w:p w14:paraId="7804ABE6"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无量纲</w:t>
            </w:r>
          </w:p>
        </w:tc>
        <w:tc>
          <w:tcPr>
            <w:tcW w:w="2665" w:type="dxa"/>
          </w:tcPr>
          <w:p w14:paraId="6643910F"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当前</w:t>
            </w:r>
            <w:proofErr w:type="gramStart"/>
            <w:r w:rsidRPr="009E7D68">
              <w:rPr>
                <w:rFonts w:ascii="宋体" w:eastAsia="宋体" w:hAnsi="宋体" w:hint="eastAsia"/>
                <w:sz w:val="24"/>
                <w:szCs w:val="24"/>
              </w:rPr>
              <w:t>值属于</w:t>
            </w:r>
            <w:proofErr w:type="gramEnd"/>
            <w:r w:rsidRPr="009E7D68">
              <w:rPr>
                <w:rFonts w:ascii="宋体" w:eastAsia="宋体" w:hAnsi="宋体" w:hint="eastAsia"/>
                <w:sz w:val="24"/>
                <w:szCs w:val="24"/>
              </w:rPr>
              <w:t>经验性人为设定，理论可以通过现场测试修正，可根据监测校准。</w:t>
            </w:r>
          </w:p>
        </w:tc>
      </w:tr>
      <w:tr w:rsidR="00044F5E" w:rsidRPr="009E7D68" w14:paraId="3E6ED378" w14:textId="77777777" w:rsidTr="00CD78AC">
        <w:tc>
          <w:tcPr>
            <w:tcW w:w="1017" w:type="dxa"/>
            <w:hideMark/>
          </w:tcPr>
          <w:p w14:paraId="0F0C9561"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r>
                <m:rPr>
                  <m:sty m:val="p"/>
                </m:rPr>
                <w:rPr>
                  <w:rFonts w:ascii="Cambria Math" w:eastAsia="宋体" w:hAnsi="Cambria Math"/>
                  <w:sz w:val="24"/>
                  <w:szCs w:val="24"/>
                </w:rPr>
                <m:t>β</m:t>
              </m:r>
            </m:oMath>
            <w:r w:rsidRPr="009E7D68">
              <w:rPr>
                <w:rFonts w:ascii="宋体" w:eastAsia="宋体" w:hAnsi="宋体"/>
                <w:sz w:val="24"/>
                <w:szCs w:val="24"/>
              </w:rPr>
              <w:t>)</w:t>
            </w:r>
          </w:p>
        </w:tc>
        <w:tc>
          <w:tcPr>
            <w:tcW w:w="1890" w:type="dxa"/>
            <w:hideMark/>
          </w:tcPr>
          <w:p w14:paraId="70CB57DE"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饲料吸收效率</w:t>
            </w:r>
          </w:p>
        </w:tc>
        <w:tc>
          <w:tcPr>
            <w:tcW w:w="945" w:type="dxa"/>
            <w:hideMark/>
          </w:tcPr>
          <w:p w14:paraId="43F6D13D"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0.85</w:t>
            </w:r>
          </w:p>
        </w:tc>
        <w:tc>
          <w:tcPr>
            <w:tcW w:w="1825" w:type="dxa"/>
            <w:hideMark/>
          </w:tcPr>
          <w:p w14:paraId="6EC5F915"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无量纲</w:t>
            </w:r>
          </w:p>
        </w:tc>
        <w:tc>
          <w:tcPr>
            <w:tcW w:w="2665" w:type="dxa"/>
          </w:tcPr>
          <w:p w14:paraId="3BF1985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根据已有研究和生产经验选取，可通过实验进一步修正。</w:t>
            </w:r>
          </w:p>
        </w:tc>
      </w:tr>
      <w:tr w:rsidR="00044F5E" w:rsidRPr="009E7D68" w14:paraId="242DD1BA" w14:textId="77777777" w:rsidTr="00CD78AC">
        <w:tc>
          <w:tcPr>
            <w:tcW w:w="1017" w:type="dxa"/>
            <w:hideMark/>
          </w:tcPr>
          <w:p w14:paraId="3CB37876"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r>
                <m:rPr>
                  <m:sty m:val="p"/>
                </m:rPr>
                <w:rPr>
                  <w:rFonts w:ascii="Cambria Math" w:eastAsia="宋体" w:hAnsi="Cambria Math"/>
                  <w:sz w:val="24"/>
                  <w:szCs w:val="24"/>
                </w:rPr>
                <m:t>V</m:t>
              </m:r>
            </m:oMath>
            <w:r w:rsidRPr="009E7D68">
              <w:rPr>
                <w:rFonts w:ascii="宋体" w:eastAsia="宋体" w:hAnsi="宋体"/>
                <w:sz w:val="24"/>
                <w:szCs w:val="24"/>
              </w:rPr>
              <w:t>)</w:t>
            </w:r>
          </w:p>
        </w:tc>
        <w:tc>
          <w:tcPr>
            <w:tcW w:w="1890" w:type="dxa"/>
            <w:hideMark/>
          </w:tcPr>
          <w:p w14:paraId="4C2126DA"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养殖区域水体</w:t>
            </w:r>
            <w:r w:rsidRPr="009E7D68">
              <w:rPr>
                <w:rFonts w:ascii="宋体" w:eastAsia="宋体" w:hAnsi="宋体"/>
                <w:sz w:val="24"/>
                <w:szCs w:val="24"/>
              </w:rPr>
              <w:t>体积</w:t>
            </w:r>
          </w:p>
        </w:tc>
        <w:tc>
          <w:tcPr>
            <w:tcW w:w="945" w:type="dxa"/>
            <w:hideMark/>
          </w:tcPr>
          <w:p w14:paraId="2EDC46D3"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3000000</w:t>
            </w:r>
          </w:p>
        </w:tc>
        <w:tc>
          <w:tcPr>
            <w:tcW w:w="1825" w:type="dxa"/>
            <w:hideMark/>
          </w:tcPr>
          <w:p w14:paraId="5395C705"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升</w:t>
            </w:r>
          </w:p>
        </w:tc>
        <w:tc>
          <w:tcPr>
            <w:tcW w:w="2665" w:type="dxa"/>
          </w:tcPr>
          <w:p w14:paraId="3400F7C3"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根据养殖区域确定，例如根据实际网衣尺寸，直径25米，有效水深6米</w:t>
            </w:r>
          </w:p>
        </w:tc>
      </w:tr>
      <w:tr w:rsidR="00044F5E" w:rsidRPr="009E7D68" w14:paraId="65300694" w14:textId="77777777" w:rsidTr="00CD78AC">
        <w:tc>
          <w:tcPr>
            <w:tcW w:w="1017" w:type="dxa"/>
            <w:hideMark/>
          </w:tcPr>
          <w:p w14:paraId="0CD396E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r</m:t>
                  </m:r>
                </m:e>
                <m:sub>
                  <m:r>
                    <m:rPr>
                      <m:sty m:val="p"/>
                    </m:rPr>
                    <w:rPr>
                      <w:rFonts w:ascii="Cambria Math" w:eastAsia="宋体" w:hAnsi="Cambria Math"/>
                      <w:sz w:val="24"/>
                      <w:szCs w:val="24"/>
                    </w:rPr>
                    <m:t>C0</m:t>
                  </m:r>
                </m:sub>
              </m:sSub>
            </m:oMath>
            <w:r w:rsidRPr="009E7D68">
              <w:rPr>
                <w:rFonts w:ascii="宋体" w:eastAsia="宋体" w:hAnsi="宋体"/>
                <w:sz w:val="24"/>
                <w:szCs w:val="24"/>
              </w:rPr>
              <w:t>)</w:t>
            </w:r>
          </w:p>
        </w:tc>
        <w:tc>
          <w:tcPr>
            <w:tcW w:w="1890" w:type="dxa"/>
            <w:hideMark/>
          </w:tcPr>
          <w:p w14:paraId="2C50D69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最大叶绿素生长率</w:t>
            </w:r>
          </w:p>
        </w:tc>
        <w:tc>
          <w:tcPr>
            <w:tcW w:w="945" w:type="dxa"/>
            <w:hideMark/>
          </w:tcPr>
          <w:p w14:paraId="34451AF3"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0.6</w:t>
            </w:r>
          </w:p>
        </w:tc>
        <w:tc>
          <w:tcPr>
            <w:tcW w:w="1825" w:type="dxa"/>
            <w:hideMark/>
          </w:tcPr>
          <w:p w14:paraId="5A27A9AD"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1/天</w:t>
            </w:r>
          </w:p>
        </w:tc>
        <w:tc>
          <w:tcPr>
            <w:tcW w:w="2665" w:type="dxa"/>
            <w:vMerge w:val="restart"/>
          </w:tcPr>
          <w:p w14:paraId="3EA5440A"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文献典型</w:t>
            </w:r>
            <w:proofErr w:type="gramStart"/>
            <w:r w:rsidRPr="009E7D68">
              <w:rPr>
                <w:rFonts w:ascii="宋体" w:eastAsia="宋体" w:hAnsi="宋体" w:hint="eastAsia"/>
                <w:sz w:val="24"/>
                <w:szCs w:val="24"/>
              </w:rPr>
              <w:t>值结合</w:t>
            </w:r>
            <w:proofErr w:type="gramEnd"/>
            <w:r w:rsidRPr="009E7D68">
              <w:rPr>
                <w:rFonts w:ascii="宋体" w:eastAsia="宋体" w:hAnsi="宋体" w:hint="eastAsia"/>
                <w:sz w:val="24"/>
                <w:szCs w:val="24"/>
              </w:rPr>
              <w:t>人为设定，后期也可用监测数据反标定</w:t>
            </w:r>
          </w:p>
        </w:tc>
      </w:tr>
      <w:tr w:rsidR="00044F5E" w:rsidRPr="009E7D68" w14:paraId="4C2AEB21" w14:textId="77777777" w:rsidTr="00CD78AC">
        <w:tc>
          <w:tcPr>
            <w:tcW w:w="1017" w:type="dxa"/>
            <w:hideMark/>
          </w:tcPr>
          <w:p w14:paraId="7E793886"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a</m:t>
                  </m:r>
                </m:e>
                <m:sub>
                  <m:r>
                    <m:rPr>
                      <m:sty m:val="p"/>
                    </m:rPr>
                    <w:rPr>
                      <w:rFonts w:ascii="Cambria Math" w:eastAsia="宋体" w:hAnsi="Cambria Math"/>
                      <w:sz w:val="24"/>
                      <w:szCs w:val="24"/>
                    </w:rPr>
                    <m:t>C</m:t>
                  </m:r>
                </m:sub>
              </m:sSub>
            </m:oMath>
            <w:r w:rsidRPr="009E7D68">
              <w:rPr>
                <w:rFonts w:ascii="宋体" w:eastAsia="宋体" w:hAnsi="宋体"/>
                <w:sz w:val="24"/>
                <w:szCs w:val="24"/>
              </w:rPr>
              <w:t>)</w:t>
            </w:r>
          </w:p>
        </w:tc>
        <w:tc>
          <w:tcPr>
            <w:tcW w:w="1890" w:type="dxa"/>
            <w:hideMark/>
          </w:tcPr>
          <w:p w14:paraId="0B7A67F1"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叶绿素温度系数</w:t>
            </w:r>
          </w:p>
        </w:tc>
        <w:tc>
          <w:tcPr>
            <w:tcW w:w="945" w:type="dxa"/>
            <w:hideMark/>
          </w:tcPr>
          <w:p w14:paraId="71F23462"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0.04</w:t>
            </w:r>
          </w:p>
        </w:tc>
        <w:tc>
          <w:tcPr>
            <w:tcW w:w="1825" w:type="dxa"/>
            <w:hideMark/>
          </w:tcPr>
          <w:p w14:paraId="73D0776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1/°C²</w:t>
            </w:r>
          </w:p>
        </w:tc>
        <w:tc>
          <w:tcPr>
            <w:tcW w:w="2665" w:type="dxa"/>
            <w:vMerge/>
          </w:tcPr>
          <w:p w14:paraId="1F81A886" w14:textId="77777777" w:rsidR="00044F5E" w:rsidRPr="009E7D68" w:rsidRDefault="00044F5E" w:rsidP="00CD78AC">
            <w:pPr>
              <w:spacing w:before="60"/>
              <w:rPr>
                <w:rFonts w:ascii="宋体" w:eastAsia="宋体" w:hAnsi="宋体" w:hint="eastAsia"/>
                <w:sz w:val="24"/>
                <w:szCs w:val="24"/>
              </w:rPr>
            </w:pPr>
          </w:p>
        </w:tc>
      </w:tr>
      <w:tr w:rsidR="00044F5E" w:rsidRPr="009E7D68" w14:paraId="7F1813C1" w14:textId="77777777" w:rsidTr="00CD78AC">
        <w:tc>
          <w:tcPr>
            <w:tcW w:w="1017" w:type="dxa"/>
            <w:hideMark/>
          </w:tcPr>
          <w:p w14:paraId="258B31A6"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sty m:val="p"/>
                    </m:rPr>
                    <w:rPr>
                      <w:rFonts w:ascii="Cambria Math" w:eastAsia="宋体" w:hAnsi="Cambria Math"/>
                      <w:sz w:val="24"/>
                      <w:szCs w:val="24"/>
                    </w:rPr>
                    <m:t>N</m:t>
                  </m:r>
                </m:sub>
              </m:sSub>
            </m:oMath>
            <w:r w:rsidRPr="009E7D68">
              <w:rPr>
                <w:rFonts w:ascii="宋体" w:eastAsia="宋体" w:hAnsi="宋体"/>
                <w:sz w:val="24"/>
                <w:szCs w:val="24"/>
              </w:rPr>
              <w:t>)</w:t>
            </w:r>
          </w:p>
        </w:tc>
        <w:tc>
          <w:tcPr>
            <w:tcW w:w="1890" w:type="dxa"/>
            <w:hideMark/>
          </w:tcPr>
          <w:p w14:paraId="67FC6CEB"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氮半饱和常数</w:t>
            </w:r>
          </w:p>
        </w:tc>
        <w:tc>
          <w:tcPr>
            <w:tcW w:w="945" w:type="dxa"/>
            <w:hideMark/>
          </w:tcPr>
          <w:p w14:paraId="59EB5560"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2.0</w:t>
            </w:r>
          </w:p>
        </w:tc>
        <w:tc>
          <w:tcPr>
            <w:tcW w:w="1825" w:type="dxa"/>
            <w:hideMark/>
          </w:tcPr>
          <w:p w14:paraId="34373432" w14:textId="77777777" w:rsidR="00044F5E" w:rsidRPr="009E7D68" w:rsidRDefault="00044F5E" w:rsidP="00CD78AC">
            <w:pPr>
              <w:spacing w:before="60"/>
              <w:rPr>
                <w:rFonts w:ascii="宋体" w:eastAsia="宋体" w:hAnsi="宋体" w:hint="eastAsia"/>
                <w:sz w:val="24"/>
                <w:szCs w:val="24"/>
              </w:rPr>
            </w:pPr>
            <w:proofErr w:type="gramStart"/>
            <w:r w:rsidRPr="009E7D68">
              <w:rPr>
                <w:rFonts w:ascii="宋体" w:eastAsia="宋体" w:hAnsi="宋体"/>
                <w:sz w:val="24"/>
                <w:szCs w:val="24"/>
              </w:rPr>
              <w:t>毫克/</w:t>
            </w:r>
            <w:proofErr w:type="gramEnd"/>
            <w:r w:rsidRPr="009E7D68">
              <w:rPr>
                <w:rFonts w:ascii="宋体" w:eastAsia="宋体" w:hAnsi="宋体"/>
                <w:sz w:val="24"/>
                <w:szCs w:val="24"/>
              </w:rPr>
              <w:t>升</w:t>
            </w:r>
          </w:p>
        </w:tc>
        <w:tc>
          <w:tcPr>
            <w:tcW w:w="2665" w:type="dxa"/>
            <w:vMerge w:val="restart"/>
          </w:tcPr>
          <w:p w14:paraId="44DA205B"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文献经验参数，模拟模型用的是人为选取的典型值</w:t>
            </w:r>
          </w:p>
        </w:tc>
      </w:tr>
      <w:tr w:rsidR="00044F5E" w:rsidRPr="009E7D68" w14:paraId="2CCFFBA5" w14:textId="77777777" w:rsidTr="00CD78AC">
        <w:tc>
          <w:tcPr>
            <w:tcW w:w="1017" w:type="dxa"/>
            <w:hideMark/>
          </w:tcPr>
          <w:p w14:paraId="59BAC501"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sty m:val="p"/>
                    </m:rPr>
                    <w:rPr>
                      <w:rFonts w:ascii="Cambria Math" w:eastAsia="宋体" w:hAnsi="Cambria Math"/>
                      <w:sz w:val="24"/>
                      <w:szCs w:val="24"/>
                    </w:rPr>
                    <m:t>P</m:t>
                  </m:r>
                </m:sub>
              </m:sSub>
            </m:oMath>
            <w:r w:rsidRPr="009E7D68">
              <w:rPr>
                <w:rFonts w:ascii="宋体" w:eastAsia="宋体" w:hAnsi="宋体"/>
                <w:sz w:val="24"/>
                <w:szCs w:val="24"/>
              </w:rPr>
              <w:t>)</w:t>
            </w:r>
          </w:p>
        </w:tc>
        <w:tc>
          <w:tcPr>
            <w:tcW w:w="1890" w:type="dxa"/>
            <w:hideMark/>
          </w:tcPr>
          <w:p w14:paraId="6D2494C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磷半饱和常数</w:t>
            </w:r>
          </w:p>
        </w:tc>
        <w:tc>
          <w:tcPr>
            <w:tcW w:w="945" w:type="dxa"/>
            <w:hideMark/>
          </w:tcPr>
          <w:p w14:paraId="2F6D435B"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0.1</w:t>
            </w:r>
          </w:p>
        </w:tc>
        <w:tc>
          <w:tcPr>
            <w:tcW w:w="1825" w:type="dxa"/>
            <w:hideMark/>
          </w:tcPr>
          <w:p w14:paraId="0DBDCD9B" w14:textId="77777777" w:rsidR="00044F5E" w:rsidRPr="009E7D68" w:rsidRDefault="00044F5E" w:rsidP="00CD78AC">
            <w:pPr>
              <w:spacing w:before="60"/>
              <w:rPr>
                <w:rFonts w:ascii="宋体" w:eastAsia="宋体" w:hAnsi="宋体" w:hint="eastAsia"/>
                <w:sz w:val="24"/>
                <w:szCs w:val="24"/>
              </w:rPr>
            </w:pPr>
            <w:proofErr w:type="gramStart"/>
            <w:r w:rsidRPr="009E7D68">
              <w:rPr>
                <w:rFonts w:ascii="宋体" w:eastAsia="宋体" w:hAnsi="宋体"/>
                <w:sz w:val="24"/>
                <w:szCs w:val="24"/>
              </w:rPr>
              <w:t>毫克/</w:t>
            </w:r>
            <w:proofErr w:type="gramEnd"/>
            <w:r w:rsidRPr="009E7D68">
              <w:rPr>
                <w:rFonts w:ascii="宋体" w:eastAsia="宋体" w:hAnsi="宋体"/>
                <w:sz w:val="24"/>
                <w:szCs w:val="24"/>
              </w:rPr>
              <w:t>升</w:t>
            </w:r>
          </w:p>
        </w:tc>
        <w:tc>
          <w:tcPr>
            <w:tcW w:w="2665" w:type="dxa"/>
            <w:vMerge/>
          </w:tcPr>
          <w:p w14:paraId="45857B17" w14:textId="77777777" w:rsidR="00044F5E" w:rsidRPr="009E7D68" w:rsidRDefault="00044F5E" w:rsidP="00CD78AC">
            <w:pPr>
              <w:spacing w:before="60"/>
              <w:rPr>
                <w:rFonts w:ascii="宋体" w:eastAsia="宋体" w:hAnsi="宋体" w:hint="eastAsia"/>
                <w:sz w:val="24"/>
                <w:szCs w:val="24"/>
              </w:rPr>
            </w:pPr>
          </w:p>
        </w:tc>
      </w:tr>
      <w:tr w:rsidR="00044F5E" w:rsidRPr="009E7D68" w14:paraId="43B1B10E" w14:textId="77777777" w:rsidTr="00CD78AC">
        <w:tc>
          <w:tcPr>
            <w:tcW w:w="1017" w:type="dxa"/>
            <w:hideMark/>
          </w:tcPr>
          <w:p w14:paraId="41F5BE0F"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d</m:t>
                  </m:r>
                </m:e>
                <m:sub>
                  <m:r>
                    <m:rPr>
                      <m:sty m:val="p"/>
                    </m:rPr>
                    <w:rPr>
                      <w:rFonts w:ascii="Cambria Math" w:eastAsia="宋体" w:hAnsi="Cambria Math"/>
                      <w:sz w:val="24"/>
                      <w:szCs w:val="24"/>
                    </w:rPr>
                    <m:t>C</m:t>
                  </m:r>
                </m:sub>
              </m:sSub>
            </m:oMath>
            <w:r w:rsidRPr="009E7D68">
              <w:rPr>
                <w:rFonts w:ascii="宋体" w:eastAsia="宋体" w:hAnsi="宋体"/>
                <w:sz w:val="24"/>
                <w:szCs w:val="24"/>
              </w:rPr>
              <w:t>)</w:t>
            </w:r>
          </w:p>
        </w:tc>
        <w:tc>
          <w:tcPr>
            <w:tcW w:w="1890" w:type="dxa"/>
            <w:hideMark/>
          </w:tcPr>
          <w:p w14:paraId="0B892C7B"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藻类衰减率</w:t>
            </w:r>
          </w:p>
        </w:tc>
        <w:tc>
          <w:tcPr>
            <w:tcW w:w="945" w:type="dxa"/>
            <w:hideMark/>
          </w:tcPr>
          <w:p w14:paraId="287C14C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0.15</w:t>
            </w:r>
          </w:p>
        </w:tc>
        <w:tc>
          <w:tcPr>
            <w:tcW w:w="1825" w:type="dxa"/>
            <w:hideMark/>
          </w:tcPr>
          <w:p w14:paraId="3B368CB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1/天</w:t>
            </w:r>
          </w:p>
        </w:tc>
        <w:tc>
          <w:tcPr>
            <w:tcW w:w="2665" w:type="dxa"/>
          </w:tcPr>
          <w:p w14:paraId="36C1CBB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经验性设定，后期也可</w:t>
            </w:r>
            <w:r w:rsidRPr="009E7D68">
              <w:rPr>
                <w:rFonts w:ascii="宋体" w:eastAsia="宋体" w:hAnsi="宋体" w:hint="eastAsia"/>
                <w:sz w:val="24"/>
                <w:szCs w:val="24"/>
              </w:rPr>
              <w:lastRenderedPageBreak/>
              <w:t>以通过叶绿素监测序列反标定</w:t>
            </w:r>
          </w:p>
        </w:tc>
      </w:tr>
      <w:tr w:rsidR="00044F5E" w:rsidRPr="009E7D68" w14:paraId="2DD18F6C" w14:textId="77777777" w:rsidTr="00CD78AC">
        <w:tc>
          <w:tcPr>
            <w:tcW w:w="1017" w:type="dxa"/>
            <w:hideMark/>
          </w:tcPr>
          <w:p w14:paraId="12E2440D"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lastRenderedPageBreak/>
              <w:t>(</w:t>
            </w:r>
            <m:oMath>
              <m:sSub>
                <m:sSubPr>
                  <m:ctrlPr>
                    <w:rPr>
                      <w:rFonts w:ascii="Cambria Math" w:eastAsia="宋体" w:hAnsi="Cambria Math"/>
                      <w:sz w:val="24"/>
                      <w:szCs w:val="24"/>
                    </w:rPr>
                  </m:ctrlPr>
                </m:sSubPr>
                <m:e>
                  <m:r>
                    <m:rPr>
                      <m:sty m:val="p"/>
                    </m:rPr>
                    <w:rPr>
                      <w:rFonts w:ascii="Cambria Math" w:eastAsia="宋体" w:hAnsi="Cambria Math"/>
                      <w:sz w:val="24"/>
                      <w:szCs w:val="24"/>
                    </w:rPr>
                    <m:t>Q</m:t>
                  </m:r>
                </m:e>
                <m:sub>
                  <m:sSub>
                    <m:sSubPr>
                      <m:ctrlPr>
                        <w:rPr>
                          <w:rFonts w:ascii="Cambria Math" w:eastAsia="宋体" w:hAnsi="Cambria Math"/>
                          <w:sz w:val="24"/>
                          <w:szCs w:val="24"/>
                        </w:rPr>
                      </m:ctrlPr>
                    </m:sSubPr>
                    <m:e>
                      <m:r>
                        <m:rPr>
                          <m:nor/>
                        </m:rPr>
                        <w:rPr>
                          <w:rFonts w:ascii="宋体" w:eastAsia="宋体" w:hAnsi="宋体"/>
                          <w:sz w:val="24"/>
                          <w:szCs w:val="24"/>
                        </w:rPr>
                        <m:t>over</m:t>
                      </m:r>
                    </m:e>
                    <m:sub>
                      <m:r>
                        <m:rPr>
                          <m:sty m:val="p"/>
                        </m:rPr>
                        <w:rPr>
                          <w:rFonts w:ascii="Cambria Math" w:eastAsia="宋体" w:hAnsi="Cambria Math"/>
                          <w:sz w:val="24"/>
                          <w:szCs w:val="24"/>
                        </w:rPr>
                        <m:t>V</m:t>
                      </m:r>
                    </m:sub>
                  </m:sSub>
                </m:sub>
              </m:sSub>
            </m:oMath>
            <w:r w:rsidRPr="009E7D68">
              <w:rPr>
                <w:rFonts w:ascii="宋体" w:eastAsia="宋体" w:hAnsi="宋体"/>
                <w:sz w:val="24"/>
                <w:szCs w:val="24"/>
              </w:rPr>
              <w:t>)</w:t>
            </w:r>
          </w:p>
        </w:tc>
        <w:tc>
          <w:tcPr>
            <w:tcW w:w="1890" w:type="dxa"/>
            <w:hideMark/>
          </w:tcPr>
          <w:p w14:paraId="0D5951A9"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水交换率</w:t>
            </w:r>
          </w:p>
        </w:tc>
        <w:tc>
          <w:tcPr>
            <w:tcW w:w="945" w:type="dxa"/>
            <w:hideMark/>
          </w:tcPr>
          <w:p w14:paraId="369E76F1"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15</w:t>
            </w:r>
          </w:p>
        </w:tc>
        <w:tc>
          <w:tcPr>
            <w:tcW w:w="1825" w:type="dxa"/>
            <w:hideMark/>
          </w:tcPr>
          <w:p w14:paraId="7845DE61"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1/天</w:t>
            </w:r>
          </w:p>
        </w:tc>
        <w:tc>
          <w:tcPr>
            <w:tcW w:w="2665" w:type="dxa"/>
          </w:tcPr>
          <w:p w14:paraId="2B711F7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根据流速、网箱尺度、网衣阻力估算，实际部署可根据现场流速监测或数值模拟校准</w:t>
            </w:r>
          </w:p>
        </w:tc>
      </w:tr>
      <w:tr w:rsidR="00044F5E" w:rsidRPr="009E7D68" w14:paraId="2B7B9084" w14:textId="77777777" w:rsidTr="00CD78AC">
        <w:tc>
          <w:tcPr>
            <w:tcW w:w="1017" w:type="dxa"/>
            <w:hideMark/>
          </w:tcPr>
          <w:p w14:paraId="5B77DEA0"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r>
                <m:rPr>
                  <m:sty m:val="p"/>
                </m:rPr>
                <w:rPr>
                  <w:rFonts w:ascii="Cambria Math" w:eastAsia="宋体" w:hAnsi="Cambria Math"/>
                  <w:sz w:val="24"/>
                  <w:szCs w:val="24"/>
                </w:rPr>
                <m:t>p</m:t>
              </m:r>
            </m:oMath>
            <w:r w:rsidRPr="009E7D68">
              <w:rPr>
                <w:rFonts w:ascii="宋体" w:eastAsia="宋体" w:hAnsi="宋体"/>
                <w:sz w:val="24"/>
                <w:szCs w:val="24"/>
              </w:rPr>
              <w:t>)</w:t>
            </w:r>
          </w:p>
        </w:tc>
        <w:tc>
          <w:tcPr>
            <w:tcW w:w="1890" w:type="dxa"/>
            <w:hideMark/>
          </w:tcPr>
          <w:p w14:paraId="20A4896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产氧率</w:t>
            </w:r>
          </w:p>
        </w:tc>
        <w:tc>
          <w:tcPr>
            <w:tcW w:w="945" w:type="dxa"/>
            <w:hideMark/>
          </w:tcPr>
          <w:p w14:paraId="6337EFC2"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0.6</w:t>
            </w:r>
          </w:p>
        </w:tc>
        <w:tc>
          <w:tcPr>
            <w:tcW w:w="1825" w:type="dxa"/>
            <w:hideMark/>
          </w:tcPr>
          <w:p w14:paraId="73F5E048"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毫克氧/毫克C</w:t>
            </w:r>
          </w:p>
        </w:tc>
        <w:tc>
          <w:tcPr>
            <w:tcW w:w="2665" w:type="dxa"/>
          </w:tcPr>
          <w:p w14:paraId="3AAA1F32"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理论来自生物化学计量关系，目前模型可使用化学计量常数结合人为简化</w:t>
            </w:r>
          </w:p>
        </w:tc>
      </w:tr>
      <w:tr w:rsidR="00044F5E" w:rsidRPr="009E7D68" w14:paraId="5D01E5B8" w14:textId="77777777" w:rsidTr="00CD78AC">
        <w:tc>
          <w:tcPr>
            <w:tcW w:w="1017" w:type="dxa"/>
            <w:hideMark/>
          </w:tcPr>
          <w:p w14:paraId="3E63D924"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c</m:t>
                  </m:r>
                </m:e>
                <m:sub>
                  <m:r>
                    <m:rPr>
                      <m:nor/>
                    </m:rPr>
                    <w:rPr>
                      <w:rFonts w:ascii="宋体" w:eastAsia="宋体" w:hAnsi="宋体"/>
                      <w:sz w:val="24"/>
                      <w:szCs w:val="24"/>
                    </w:rPr>
                    <m:t>fish</m:t>
                  </m:r>
                </m:sub>
              </m:sSub>
            </m:oMath>
            <w:r w:rsidRPr="009E7D68">
              <w:rPr>
                <w:rFonts w:ascii="宋体" w:eastAsia="宋体" w:hAnsi="宋体"/>
                <w:sz w:val="24"/>
                <w:szCs w:val="24"/>
              </w:rPr>
              <w:t>)</w:t>
            </w:r>
          </w:p>
        </w:tc>
        <w:tc>
          <w:tcPr>
            <w:tcW w:w="1890" w:type="dxa"/>
            <w:hideMark/>
          </w:tcPr>
          <w:p w14:paraId="178E14F8"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鱼类耗氧率</w:t>
            </w:r>
          </w:p>
        </w:tc>
        <w:tc>
          <w:tcPr>
            <w:tcW w:w="945" w:type="dxa"/>
            <w:hideMark/>
          </w:tcPr>
          <w:p w14:paraId="40C72E3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0.10</w:t>
            </w:r>
          </w:p>
        </w:tc>
        <w:tc>
          <w:tcPr>
            <w:tcW w:w="1825" w:type="dxa"/>
            <w:hideMark/>
          </w:tcPr>
          <w:p w14:paraId="344579DB"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毫克氧/</w:t>
            </w:r>
            <w:proofErr w:type="gramStart"/>
            <w:r w:rsidRPr="009E7D68">
              <w:rPr>
                <w:rFonts w:ascii="宋体" w:eastAsia="宋体" w:hAnsi="宋体"/>
                <w:sz w:val="24"/>
                <w:szCs w:val="24"/>
              </w:rPr>
              <w:t>克鱼</w:t>
            </w:r>
            <w:proofErr w:type="gramEnd"/>
            <w:r w:rsidRPr="009E7D68">
              <w:rPr>
                <w:rFonts w:ascii="宋体" w:eastAsia="宋体" w:hAnsi="宋体"/>
                <w:sz w:val="24"/>
                <w:szCs w:val="24"/>
              </w:rPr>
              <w:t>/天</w:t>
            </w:r>
          </w:p>
        </w:tc>
        <w:tc>
          <w:tcPr>
            <w:tcW w:w="2665" w:type="dxa"/>
          </w:tcPr>
          <w:p w14:paraId="68609A0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根据经验设定，也可以根据实验或查阅资料确定，如果有实际监测，也可以再拟合校正</w:t>
            </w:r>
          </w:p>
        </w:tc>
      </w:tr>
      <w:tr w:rsidR="00044F5E" w:rsidRPr="009E7D68" w14:paraId="5828654F" w14:textId="77777777" w:rsidTr="00CD78AC">
        <w:tc>
          <w:tcPr>
            <w:tcW w:w="1017" w:type="dxa"/>
            <w:hideMark/>
          </w:tcPr>
          <w:p w14:paraId="2CD6A241"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c</m:t>
                  </m:r>
                </m:e>
                <m:sub>
                  <m:r>
                    <m:rPr>
                      <m:nor/>
                    </m:rPr>
                    <w:rPr>
                      <w:rFonts w:ascii="宋体" w:eastAsia="宋体" w:hAnsi="宋体"/>
                      <w:sz w:val="24"/>
                      <w:szCs w:val="24"/>
                    </w:rPr>
                    <m:t>decomp</m:t>
                  </m:r>
                </m:sub>
              </m:sSub>
            </m:oMath>
            <w:r w:rsidRPr="009E7D68">
              <w:rPr>
                <w:rFonts w:ascii="宋体" w:eastAsia="宋体" w:hAnsi="宋体"/>
                <w:sz w:val="24"/>
                <w:szCs w:val="24"/>
              </w:rPr>
              <w:t>)</w:t>
            </w:r>
          </w:p>
        </w:tc>
        <w:tc>
          <w:tcPr>
            <w:tcW w:w="1890" w:type="dxa"/>
            <w:hideMark/>
          </w:tcPr>
          <w:p w14:paraId="411B6C5C"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氮分解耗氧率</w:t>
            </w:r>
          </w:p>
        </w:tc>
        <w:tc>
          <w:tcPr>
            <w:tcW w:w="945" w:type="dxa"/>
            <w:hideMark/>
          </w:tcPr>
          <w:p w14:paraId="5418C99B"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0.015</w:t>
            </w:r>
          </w:p>
        </w:tc>
        <w:tc>
          <w:tcPr>
            <w:tcW w:w="1825" w:type="dxa"/>
            <w:hideMark/>
          </w:tcPr>
          <w:p w14:paraId="55FB2463"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毫克氧/毫克氮/天</w:t>
            </w:r>
          </w:p>
        </w:tc>
        <w:tc>
          <w:tcPr>
            <w:tcW w:w="2665" w:type="dxa"/>
          </w:tcPr>
          <w:p w14:paraId="1EAFC514"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根据经验</w:t>
            </w:r>
            <w:proofErr w:type="gramStart"/>
            <w:r w:rsidRPr="009E7D68">
              <w:rPr>
                <w:rFonts w:ascii="宋体" w:eastAsia="宋体" w:hAnsi="宋体" w:hint="eastAsia"/>
                <w:sz w:val="24"/>
                <w:szCs w:val="24"/>
              </w:rPr>
              <w:t>值结合</w:t>
            </w:r>
            <w:proofErr w:type="gramEnd"/>
            <w:r w:rsidRPr="009E7D68">
              <w:rPr>
                <w:rFonts w:ascii="宋体" w:eastAsia="宋体" w:hAnsi="宋体" w:hint="eastAsia"/>
                <w:sz w:val="24"/>
                <w:szCs w:val="24"/>
              </w:rPr>
              <w:t>人为设定，或者查阅资料确定</w:t>
            </w:r>
          </w:p>
        </w:tc>
      </w:tr>
      <w:tr w:rsidR="00044F5E" w:rsidRPr="009E7D68" w14:paraId="7CD24AFE" w14:textId="77777777" w:rsidTr="00CD78AC">
        <w:tc>
          <w:tcPr>
            <w:tcW w:w="1017" w:type="dxa"/>
            <w:hideMark/>
          </w:tcPr>
          <w:p w14:paraId="20C367C2"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nor/>
                    </m:rPr>
                    <w:rPr>
                      <w:rFonts w:ascii="宋体" w:eastAsia="宋体" w:hAnsi="宋体"/>
                      <w:sz w:val="24"/>
                      <w:szCs w:val="24"/>
                    </w:rPr>
                    <m:t>DO</m:t>
                  </m:r>
                </m:e>
                <m:sub>
                  <m:r>
                    <m:rPr>
                      <m:nor/>
                    </m:rPr>
                    <w:rPr>
                      <w:rFonts w:ascii="宋体" w:eastAsia="宋体" w:hAnsi="宋体"/>
                      <w:sz w:val="24"/>
                      <w:szCs w:val="24"/>
                    </w:rPr>
                    <m:t>in</m:t>
                  </m:r>
                </m:sub>
              </m:sSub>
            </m:oMath>
            <w:r w:rsidRPr="009E7D68">
              <w:rPr>
                <w:rFonts w:ascii="宋体" w:eastAsia="宋体" w:hAnsi="宋体"/>
                <w:sz w:val="24"/>
                <w:szCs w:val="24"/>
              </w:rPr>
              <w:t>)</w:t>
            </w:r>
          </w:p>
        </w:tc>
        <w:tc>
          <w:tcPr>
            <w:tcW w:w="1890" w:type="dxa"/>
            <w:hideMark/>
          </w:tcPr>
          <w:p w14:paraId="03705213"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流入溶解氧</w:t>
            </w:r>
          </w:p>
        </w:tc>
        <w:tc>
          <w:tcPr>
            <w:tcW w:w="945" w:type="dxa"/>
            <w:hideMark/>
          </w:tcPr>
          <w:p w14:paraId="0709592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9</w:t>
            </w:r>
          </w:p>
        </w:tc>
        <w:tc>
          <w:tcPr>
            <w:tcW w:w="1825" w:type="dxa"/>
            <w:hideMark/>
          </w:tcPr>
          <w:p w14:paraId="0CADF421" w14:textId="77777777" w:rsidR="00044F5E" w:rsidRPr="009E7D68" w:rsidRDefault="00044F5E" w:rsidP="00CD78AC">
            <w:pPr>
              <w:spacing w:before="60"/>
              <w:rPr>
                <w:rFonts w:ascii="宋体" w:eastAsia="宋体" w:hAnsi="宋体" w:hint="eastAsia"/>
                <w:sz w:val="24"/>
                <w:szCs w:val="24"/>
              </w:rPr>
            </w:pPr>
            <w:proofErr w:type="gramStart"/>
            <w:r w:rsidRPr="009E7D68">
              <w:rPr>
                <w:rFonts w:ascii="宋体" w:eastAsia="宋体" w:hAnsi="宋体"/>
                <w:sz w:val="24"/>
                <w:szCs w:val="24"/>
              </w:rPr>
              <w:t>毫克/</w:t>
            </w:r>
            <w:proofErr w:type="gramEnd"/>
            <w:r w:rsidRPr="009E7D68">
              <w:rPr>
                <w:rFonts w:ascii="宋体" w:eastAsia="宋体" w:hAnsi="宋体"/>
                <w:sz w:val="24"/>
                <w:szCs w:val="24"/>
              </w:rPr>
              <w:t>升</w:t>
            </w:r>
          </w:p>
        </w:tc>
        <w:tc>
          <w:tcPr>
            <w:tcW w:w="2665" w:type="dxa"/>
          </w:tcPr>
          <w:p w14:paraId="087B49FE"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根据经验设定，实际应用也可以根据现场环境测量</w:t>
            </w:r>
          </w:p>
        </w:tc>
      </w:tr>
      <w:tr w:rsidR="00044F5E" w:rsidRPr="009E7D68" w14:paraId="6FA6A7A0" w14:textId="77777777" w:rsidTr="00CD78AC">
        <w:tc>
          <w:tcPr>
            <w:tcW w:w="1017" w:type="dxa"/>
            <w:hideMark/>
          </w:tcPr>
          <w:p w14:paraId="2A93FB8B"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nor/>
                    </m:rPr>
                    <w:rPr>
                      <w:rFonts w:ascii="宋体" w:eastAsia="宋体" w:hAnsi="宋体"/>
                      <w:sz w:val="24"/>
                      <w:szCs w:val="24"/>
                    </w:rPr>
                    <m:t>TN</m:t>
                  </m:r>
                </m:sub>
              </m:sSub>
            </m:oMath>
            <w:r w:rsidRPr="009E7D68">
              <w:rPr>
                <w:rFonts w:ascii="宋体" w:eastAsia="宋体" w:hAnsi="宋体"/>
                <w:sz w:val="24"/>
                <w:szCs w:val="24"/>
              </w:rPr>
              <w:t>)</w:t>
            </w:r>
          </w:p>
        </w:tc>
        <w:tc>
          <w:tcPr>
            <w:tcW w:w="1890" w:type="dxa"/>
            <w:hideMark/>
          </w:tcPr>
          <w:p w14:paraId="0A25D459"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氮</w:t>
            </w:r>
            <w:proofErr w:type="gramStart"/>
            <w:r w:rsidRPr="009E7D68">
              <w:rPr>
                <w:rFonts w:ascii="宋体" w:eastAsia="宋体" w:hAnsi="宋体"/>
                <w:sz w:val="24"/>
                <w:szCs w:val="24"/>
              </w:rPr>
              <w:t>降解率</w:t>
            </w:r>
            <w:proofErr w:type="gramEnd"/>
          </w:p>
        </w:tc>
        <w:tc>
          <w:tcPr>
            <w:tcW w:w="945" w:type="dxa"/>
            <w:hideMark/>
          </w:tcPr>
          <w:p w14:paraId="68500D6E"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0.02</w:t>
            </w:r>
          </w:p>
        </w:tc>
        <w:tc>
          <w:tcPr>
            <w:tcW w:w="1825" w:type="dxa"/>
            <w:hideMark/>
          </w:tcPr>
          <w:p w14:paraId="62203084"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1/天</w:t>
            </w:r>
          </w:p>
        </w:tc>
        <w:tc>
          <w:tcPr>
            <w:tcW w:w="2665" w:type="dxa"/>
            <w:vMerge w:val="restart"/>
          </w:tcPr>
          <w:p w14:paraId="07F225F4"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目前是模型拟合设定参数，实际应用可以根据监测数据校准，或参考类似海区的生态模型给出经验范围</w:t>
            </w:r>
          </w:p>
        </w:tc>
      </w:tr>
      <w:tr w:rsidR="00044F5E" w:rsidRPr="009E7D68" w14:paraId="0983AB1D" w14:textId="77777777" w:rsidTr="00CD78AC">
        <w:tc>
          <w:tcPr>
            <w:tcW w:w="1017" w:type="dxa"/>
            <w:hideMark/>
          </w:tcPr>
          <w:p w14:paraId="6779A8D9"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k</m:t>
                  </m:r>
                </m:e>
                <m:sub>
                  <m:r>
                    <m:rPr>
                      <m:nor/>
                    </m:rPr>
                    <w:rPr>
                      <w:rFonts w:ascii="宋体" w:eastAsia="宋体" w:hAnsi="宋体"/>
                      <w:sz w:val="24"/>
                      <w:szCs w:val="24"/>
                    </w:rPr>
                    <m:t>TP</m:t>
                  </m:r>
                </m:sub>
              </m:sSub>
            </m:oMath>
            <w:r w:rsidRPr="009E7D68">
              <w:rPr>
                <w:rFonts w:ascii="宋体" w:eastAsia="宋体" w:hAnsi="宋体"/>
                <w:sz w:val="24"/>
                <w:szCs w:val="24"/>
              </w:rPr>
              <w:t>)</w:t>
            </w:r>
          </w:p>
        </w:tc>
        <w:tc>
          <w:tcPr>
            <w:tcW w:w="1890" w:type="dxa"/>
            <w:hideMark/>
          </w:tcPr>
          <w:p w14:paraId="414F7342"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磷</w:t>
            </w:r>
            <w:proofErr w:type="gramStart"/>
            <w:r w:rsidRPr="009E7D68">
              <w:rPr>
                <w:rFonts w:ascii="宋体" w:eastAsia="宋体" w:hAnsi="宋体"/>
                <w:sz w:val="24"/>
                <w:szCs w:val="24"/>
              </w:rPr>
              <w:t>降解率</w:t>
            </w:r>
            <w:proofErr w:type="gramEnd"/>
          </w:p>
        </w:tc>
        <w:tc>
          <w:tcPr>
            <w:tcW w:w="945" w:type="dxa"/>
            <w:hideMark/>
          </w:tcPr>
          <w:p w14:paraId="2005906F"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0.015</w:t>
            </w:r>
          </w:p>
        </w:tc>
        <w:tc>
          <w:tcPr>
            <w:tcW w:w="1825" w:type="dxa"/>
            <w:hideMark/>
          </w:tcPr>
          <w:p w14:paraId="1082A38E"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1/天</w:t>
            </w:r>
          </w:p>
        </w:tc>
        <w:tc>
          <w:tcPr>
            <w:tcW w:w="2665" w:type="dxa"/>
            <w:vMerge/>
          </w:tcPr>
          <w:p w14:paraId="7EC93F05" w14:textId="77777777" w:rsidR="00044F5E" w:rsidRPr="009E7D68" w:rsidRDefault="00044F5E" w:rsidP="00CD78AC">
            <w:pPr>
              <w:spacing w:before="60"/>
              <w:rPr>
                <w:rFonts w:ascii="宋体" w:eastAsia="宋体" w:hAnsi="宋体" w:hint="eastAsia"/>
                <w:sz w:val="24"/>
                <w:szCs w:val="24"/>
              </w:rPr>
            </w:pPr>
          </w:p>
        </w:tc>
      </w:tr>
      <w:tr w:rsidR="00044F5E" w:rsidRPr="009E7D68" w14:paraId="70E25752" w14:textId="77777777" w:rsidTr="00CD78AC">
        <w:tc>
          <w:tcPr>
            <w:tcW w:w="1017" w:type="dxa"/>
            <w:hideMark/>
          </w:tcPr>
          <w:p w14:paraId="1B483A99"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w:r w:rsidRPr="009E7D68">
              <w:rPr>
                <w:rFonts w:ascii="宋体" w:eastAsia="宋体" w:hAnsi="宋体" w:hint="eastAsia"/>
                <w:sz w:val="24"/>
                <w:szCs w:val="24"/>
              </w:rPr>
              <w:t>N</w:t>
            </w:r>
            <w:r w:rsidRPr="009E7D68">
              <w:rPr>
                <w:rFonts w:ascii="宋体" w:eastAsia="宋体" w:hAnsi="宋体" w:hint="eastAsia"/>
                <w:sz w:val="24"/>
                <w:szCs w:val="24"/>
                <w:vertAlign w:val="subscript"/>
              </w:rPr>
              <w:t>C</w:t>
            </w:r>
            <w:r w:rsidRPr="009E7D68">
              <w:rPr>
                <w:rFonts w:ascii="宋体" w:eastAsia="宋体" w:hAnsi="宋体"/>
                <w:sz w:val="24"/>
                <w:szCs w:val="24"/>
              </w:rPr>
              <w:t>)</w:t>
            </w:r>
          </w:p>
        </w:tc>
        <w:tc>
          <w:tcPr>
            <w:tcW w:w="1890" w:type="dxa"/>
            <w:hideMark/>
          </w:tcPr>
          <w:p w14:paraId="3CFCC8DD"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叶绿素氮含量</w:t>
            </w:r>
          </w:p>
        </w:tc>
        <w:tc>
          <w:tcPr>
            <w:tcW w:w="945" w:type="dxa"/>
            <w:hideMark/>
          </w:tcPr>
          <w:p w14:paraId="48B2927D"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0.08</w:t>
            </w:r>
          </w:p>
        </w:tc>
        <w:tc>
          <w:tcPr>
            <w:tcW w:w="1825" w:type="dxa"/>
            <w:hideMark/>
          </w:tcPr>
          <w:p w14:paraId="05AA94D7"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毫克氮/毫克C</w:t>
            </w:r>
          </w:p>
        </w:tc>
        <w:tc>
          <w:tcPr>
            <w:tcW w:w="2665" w:type="dxa"/>
            <w:vMerge w:val="restart"/>
          </w:tcPr>
          <w:p w14:paraId="7C1C9DE5"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文献参数或者可以实验测定的常数</w:t>
            </w:r>
          </w:p>
        </w:tc>
      </w:tr>
      <w:tr w:rsidR="00044F5E" w:rsidRPr="009E7D68" w14:paraId="6EF662D3" w14:textId="77777777" w:rsidTr="00CD78AC">
        <w:tc>
          <w:tcPr>
            <w:tcW w:w="1017" w:type="dxa"/>
            <w:hideMark/>
          </w:tcPr>
          <w:p w14:paraId="363CCBD1"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P</m:t>
                  </m:r>
                </m:e>
                <m:sub>
                  <m:r>
                    <m:rPr>
                      <m:sty m:val="p"/>
                    </m:rPr>
                    <w:rPr>
                      <w:rFonts w:ascii="Cambria Math" w:eastAsia="宋体" w:hAnsi="Cambria Math"/>
                      <w:sz w:val="24"/>
                      <w:szCs w:val="24"/>
                    </w:rPr>
                    <m:t>C</m:t>
                  </m:r>
                </m:sub>
              </m:sSub>
            </m:oMath>
            <w:r w:rsidRPr="009E7D68">
              <w:rPr>
                <w:rFonts w:ascii="宋体" w:eastAsia="宋体" w:hAnsi="宋体"/>
                <w:sz w:val="24"/>
                <w:szCs w:val="24"/>
              </w:rPr>
              <w:t>)</w:t>
            </w:r>
          </w:p>
        </w:tc>
        <w:tc>
          <w:tcPr>
            <w:tcW w:w="1890" w:type="dxa"/>
            <w:hideMark/>
          </w:tcPr>
          <w:p w14:paraId="5563E179"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叶绿素磷含量</w:t>
            </w:r>
          </w:p>
        </w:tc>
        <w:tc>
          <w:tcPr>
            <w:tcW w:w="945" w:type="dxa"/>
            <w:hideMark/>
          </w:tcPr>
          <w:p w14:paraId="73CDC2E9"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0.015</w:t>
            </w:r>
          </w:p>
        </w:tc>
        <w:tc>
          <w:tcPr>
            <w:tcW w:w="1825" w:type="dxa"/>
            <w:hideMark/>
          </w:tcPr>
          <w:p w14:paraId="37BB4A53"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毫克磷/毫克C</w:t>
            </w:r>
          </w:p>
        </w:tc>
        <w:tc>
          <w:tcPr>
            <w:tcW w:w="2665" w:type="dxa"/>
            <w:vMerge/>
          </w:tcPr>
          <w:p w14:paraId="271F185D" w14:textId="77777777" w:rsidR="00044F5E" w:rsidRPr="009E7D68" w:rsidRDefault="00044F5E" w:rsidP="00CD78AC">
            <w:pPr>
              <w:spacing w:before="60"/>
              <w:rPr>
                <w:rFonts w:ascii="宋体" w:eastAsia="宋体" w:hAnsi="宋体" w:hint="eastAsia"/>
                <w:sz w:val="24"/>
                <w:szCs w:val="24"/>
              </w:rPr>
            </w:pPr>
          </w:p>
        </w:tc>
      </w:tr>
      <w:tr w:rsidR="00044F5E" w:rsidRPr="009E7D68" w14:paraId="12F458F7" w14:textId="77777777" w:rsidTr="00CD78AC">
        <w:tc>
          <w:tcPr>
            <w:tcW w:w="1017" w:type="dxa"/>
            <w:hideMark/>
          </w:tcPr>
          <w:p w14:paraId="7D3A3DF2"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w:t>
            </w:r>
            <m:oMath>
              <m:sSub>
                <m:sSubPr>
                  <m:ctrlPr>
                    <w:rPr>
                      <w:rFonts w:ascii="Cambria Math" w:eastAsia="宋体" w:hAnsi="Cambria Math"/>
                      <w:sz w:val="24"/>
                      <w:szCs w:val="24"/>
                    </w:rPr>
                  </m:ctrlPr>
                </m:sSubPr>
                <m:e>
                  <m:r>
                    <m:rPr>
                      <m:sty m:val="p"/>
                    </m:rPr>
                    <w:rPr>
                      <w:rFonts w:ascii="Cambria Math" w:eastAsia="宋体" w:hAnsi="Cambria Math"/>
                      <w:sz w:val="24"/>
                      <w:szCs w:val="24"/>
                    </w:rPr>
                    <m:t>W</m:t>
                  </m:r>
                </m:e>
                <m:sub>
                  <m:r>
                    <m:rPr>
                      <m:sty m:val="p"/>
                    </m:rPr>
                    <w:rPr>
                      <w:rFonts w:ascii="Cambria Math" w:eastAsia="宋体" w:hAnsi="Cambria Math"/>
                      <w:sz w:val="24"/>
                      <w:szCs w:val="24"/>
                    </w:rPr>
                    <m:t>max</m:t>
                  </m:r>
                </m:sub>
              </m:sSub>
            </m:oMath>
            <w:r w:rsidRPr="009E7D68">
              <w:rPr>
                <w:rFonts w:ascii="宋体" w:eastAsia="宋体" w:hAnsi="宋体"/>
                <w:sz w:val="24"/>
                <w:szCs w:val="24"/>
              </w:rPr>
              <w:t>)</w:t>
            </w:r>
          </w:p>
        </w:tc>
        <w:tc>
          <w:tcPr>
            <w:tcW w:w="1890" w:type="dxa"/>
            <w:hideMark/>
          </w:tcPr>
          <w:p w14:paraId="3E677283"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最大个体重量</w:t>
            </w:r>
          </w:p>
        </w:tc>
        <w:tc>
          <w:tcPr>
            <w:tcW w:w="945" w:type="dxa"/>
            <w:hideMark/>
          </w:tcPr>
          <w:p w14:paraId="21A0E056"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600</w:t>
            </w:r>
          </w:p>
        </w:tc>
        <w:tc>
          <w:tcPr>
            <w:tcW w:w="1825" w:type="dxa"/>
            <w:hideMark/>
          </w:tcPr>
          <w:p w14:paraId="33CB076E"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sz w:val="24"/>
                <w:szCs w:val="24"/>
              </w:rPr>
              <w:t>克</w:t>
            </w:r>
          </w:p>
        </w:tc>
        <w:tc>
          <w:tcPr>
            <w:tcW w:w="2665" w:type="dxa"/>
          </w:tcPr>
          <w:p w14:paraId="0EE8C5AE" w14:textId="77777777" w:rsidR="00044F5E" w:rsidRPr="009E7D68" w:rsidRDefault="00044F5E" w:rsidP="00CD78AC">
            <w:pPr>
              <w:spacing w:before="60"/>
              <w:rPr>
                <w:rFonts w:ascii="宋体" w:eastAsia="宋体" w:hAnsi="宋体" w:hint="eastAsia"/>
                <w:sz w:val="24"/>
                <w:szCs w:val="24"/>
              </w:rPr>
            </w:pPr>
            <w:r w:rsidRPr="009E7D68">
              <w:rPr>
                <w:rFonts w:ascii="宋体" w:eastAsia="宋体" w:hAnsi="宋体" w:hint="eastAsia"/>
                <w:sz w:val="24"/>
                <w:szCs w:val="24"/>
              </w:rPr>
              <w:t>经验参数，人为设定的略大于市场规格的上限</w:t>
            </w:r>
          </w:p>
        </w:tc>
      </w:tr>
    </w:tbl>
    <w:p w14:paraId="4305AA69" w14:textId="77777777" w:rsidR="00044F5E" w:rsidRPr="009E7D68" w:rsidRDefault="00044F5E" w:rsidP="00044F5E">
      <w:pPr>
        <w:pStyle w:val="a3"/>
        <w:adjustRightInd w:val="0"/>
        <w:snapToGrid w:val="0"/>
        <w:spacing w:line="360" w:lineRule="auto"/>
        <w:rPr>
          <w:szCs w:val="24"/>
        </w:rPr>
      </w:pPr>
    </w:p>
    <w:p w14:paraId="4B675E34" w14:textId="77777777" w:rsidR="00044F5E" w:rsidRPr="009E7D68" w:rsidRDefault="00044F5E" w:rsidP="00044F5E">
      <w:pPr>
        <w:pStyle w:val="a3"/>
        <w:adjustRightInd w:val="0"/>
        <w:snapToGrid w:val="0"/>
        <w:spacing w:line="360" w:lineRule="auto"/>
        <w:rPr>
          <w:szCs w:val="24"/>
        </w:rPr>
      </w:pPr>
      <w:r w:rsidRPr="009E7D68">
        <w:rPr>
          <w:rFonts w:hint="eastAsia"/>
          <w:szCs w:val="24"/>
        </w:rPr>
        <w:t>在本实施例中，在监测工作开始前，相关参数可以设定初始值，包括：初始</w:t>
      </w:r>
      <w:r w:rsidRPr="009E7D68">
        <w:rPr>
          <w:szCs w:val="24"/>
        </w:rPr>
        <w:t>鱼群数量</w:t>
      </w:r>
      <w:r w:rsidRPr="009E7D68">
        <w:rPr>
          <w:rFonts w:hint="eastAsia"/>
          <w:szCs w:val="24"/>
        </w:rPr>
        <w:t>N(0)= 15000</w:t>
      </w:r>
      <w:r w:rsidRPr="009E7D68">
        <w:rPr>
          <w:rFonts w:hint="eastAsia"/>
          <w:szCs w:val="24"/>
        </w:rPr>
        <w:t>尾，</w:t>
      </w:r>
      <w:r w:rsidRPr="009E7D68">
        <w:rPr>
          <w:szCs w:val="24"/>
        </w:rPr>
        <w:t>单体鱼体重</w:t>
      </w:r>
      <w:r w:rsidRPr="009E7D68">
        <w:rPr>
          <w:rFonts w:hint="eastAsia"/>
          <w:szCs w:val="24"/>
        </w:rPr>
        <w:t>W(0)=10</w:t>
      </w:r>
      <w:r w:rsidRPr="009E7D68">
        <w:rPr>
          <w:rFonts w:hint="eastAsia"/>
          <w:szCs w:val="24"/>
        </w:rPr>
        <w:t>克，初始总氮浓度</w:t>
      </w:r>
      <m:oMath>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hint="eastAsia"/>
            <w:szCs w:val="24"/>
          </w:rPr>
          <m:t>(0)</m:t>
        </m:r>
      </m:oMath>
      <w:r w:rsidRPr="009E7D68">
        <w:rPr>
          <w:rFonts w:hint="eastAsia"/>
          <w:szCs w:val="24"/>
        </w:rPr>
        <w:t>= 5.0</w:t>
      </w:r>
      <w:r w:rsidRPr="009E7D68">
        <w:rPr>
          <w:rFonts w:hint="eastAsia"/>
          <w:szCs w:val="24"/>
        </w:rPr>
        <w:t>毫克</w:t>
      </w:r>
      <w:r w:rsidRPr="009E7D68">
        <w:rPr>
          <w:rFonts w:hint="eastAsia"/>
          <w:szCs w:val="24"/>
        </w:rPr>
        <w:t>/</w:t>
      </w:r>
      <w:r w:rsidRPr="009E7D68">
        <w:rPr>
          <w:rFonts w:hint="eastAsia"/>
          <w:szCs w:val="24"/>
        </w:rPr>
        <w:t>升，初始总磷浓度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r>
          <m:rPr>
            <m:sty m:val="p"/>
          </m:rPr>
          <w:rPr>
            <w:rFonts w:ascii="Cambria Math" w:hAnsi="Cambria Math" w:hint="eastAsia"/>
            <w:szCs w:val="24"/>
          </w:rPr>
          <m:t>(0)</m:t>
        </m:r>
      </m:oMath>
      <w:r w:rsidRPr="009E7D68">
        <w:rPr>
          <w:rFonts w:hint="eastAsia"/>
          <w:szCs w:val="24"/>
        </w:rPr>
        <w:t>= 0.5</w:t>
      </w:r>
      <w:r w:rsidRPr="009E7D68">
        <w:rPr>
          <w:rFonts w:hint="eastAsia"/>
          <w:szCs w:val="24"/>
        </w:rPr>
        <w:t>毫克</w:t>
      </w:r>
      <w:r w:rsidRPr="009E7D68">
        <w:rPr>
          <w:rFonts w:hint="eastAsia"/>
          <w:szCs w:val="24"/>
        </w:rPr>
        <w:t>/</w:t>
      </w:r>
      <w:r w:rsidRPr="009E7D68">
        <w:rPr>
          <w:rFonts w:hint="eastAsia"/>
          <w:szCs w:val="24"/>
        </w:rPr>
        <w:t>升，初始叶绿素浓度</w:t>
      </w:r>
      <w:r w:rsidRPr="009E7D68">
        <w:rPr>
          <w:rFonts w:hint="eastAsia"/>
          <w:szCs w:val="24"/>
        </w:rPr>
        <w:t>C(0)= 0.5</w:t>
      </w:r>
      <w:r w:rsidRPr="009E7D68">
        <w:rPr>
          <w:rFonts w:hint="eastAsia"/>
          <w:szCs w:val="24"/>
        </w:rPr>
        <w:t>毫克</w:t>
      </w:r>
      <w:r w:rsidRPr="009E7D68">
        <w:rPr>
          <w:rFonts w:hint="eastAsia"/>
          <w:szCs w:val="24"/>
        </w:rPr>
        <w:t>/</w:t>
      </w:r>
      <w:r w:rsidRPr="009E7D68">
        <w:rPr>
          <w:rFonts w:hint="eastAsia"/>
          <w:szCs w:val="24"/>
        </w:rPr>
        <w:t>升，初始溶解氧</w:t>
      </w:r>
      <w:r w:rsidRPr="009E7D68">
        <w:rPr>
          <w:rFonts w:hint="eastAsia"/>
          <w:szCs w:val="24"/>
        </w:rPr>
        <w:t>DO(0)= 8</w:t>
      </w:r>
      <w:r w:rsidRPr="009E7D68">
        <w:rPr>
          <w:rFonts w:hint="eastAsia"/>
          <w:szCs w:val="24"/>
        </w:rPr>
        <w:t>毫克</w:t>
      </w:r>
      <w:r w:rsidRPr="009E7D68">
        <w:rPr>
          <w:rFonts w:hint="eastAsia"/>
          <w:szCs w:val="24"/>
        </w:rPr>
        <w:t>/</w:t>
      </w:r>
      <w:r w:rsidRPr="009E7D68">
        <w:rPr>
          <w:rFonts w:hint="eastAsia"/>
          <w:szCs w:val="24"/>
        </w:rPr>
        <w:t>升。</w:t>
      </w:r>
    </w:p>
    <w:p w14:paraId="5795C57C" w14:textId="77777777" w:rsidR="00044F5E" w:rsidRPr="009E7D68" w:rsidRDefault="00044F5E" w:rsidP="00044F5E">
      <w:pPr>
        <w:pStyle w:val="a3"/>
        <w:adjustRightInd w:val="0"/>
        <w:snapToGrid w:val="0"/>
        <w:spacing w:line="360" w:lineRule="auto"/>
        <w:rPr>
          <w:szCs w:val="24"/>
        </w:rPr>
      </w:pPr>
      <w:r w:rsidRPr="009E7D68">
        <w:rPr>
          <w:szCs w:val="24"/>
        </w:rPr>
        <w:t>S3</w:t>
      </w:r>
      <w:r w:rsidRPr="009E7D68">
        <w:rPr>
          <w:szCs w:val="24"/>
        </w:rPr>
        <w:t>、</w:t>
      </w:r>
      <w:r w:rsidRPr="009E7D68">
        <w:rPr>
          <w:rFonts w:hint="eastAsia"/>
          <w:szCs w:val="24"/>
        </w:rPr>
        <w:t>将实时</w:t>
      </w:r>
      <w:r w:rsidRPr="009E7D68">
        <w:rPr>
          <w:szCs w:val="24"/>
        </w:rPr>
        <w:t>监测</w:t>
      </w:r>
      <w:r w:rsidRPr="009E7D68">
        <w:rPr>
          <w:rFonts w:hint="eastAsia"/>
          <w:szCs w:val="24"/>
        </w:rPr>
        <w:t>到的</w:t>
      </w:r>
      <w:r w:rsidRPr="009E7D68">
        <w:rPr>
          <w:szCs w:val="24"/>
        </w:rPr>
        <w:t>水质参数输入到预测模型中；预测模型运算得到</w:t>
      </w:r>
      <w:bookmarkStart w:id="86" w:name="OLE_LINK7"/>
      <w:r w:rsidRPr="009E7D68">
        <w:rPr>
          <w:szCs w:val="24"/>
        </w:rPr>
        <w:t>考核指标参数</w:t>
      </w:r>
      <w:bookmarkEnd w:id="86"/>
      <w:r w:rsidRPr="009E7D68">
        <w:rPr>
          <w:szCs w:val="24"/>
        </w:rPr>
        <w:t>随时间的变化关系</w:t>
      </w:r>
      <w:r w:rsidRPr="009E7D68">
        <w:rPr>
          <w:rFonts w:hint="eastAsia"/>
          <w:szCs w:val="24"/>
        </w:rPr>
        <w:t>。在开始工作时，基于设定的初始值，</w:t>
      </w:r>
      <w:bookmarkStart w:id="87" w:name="OLE_LINK10"/>
      <w:r w:rsidRPr="009E7D68">
        <w:rPr>
          <w:szCs w:val="24"/>
        </w:rPr>
        <w:t>预测模型</w:t>
      </w:r>
      <w:bookmarkEnd w:id="87"/>
      <w:r w:rsidRPr="009E7D68">
        <w:rPr>
          <w:rFonts w:hint="eastAsia"/>
          <w:szCs w:val="24"/>
        </w:rPr>
        <w:t>先进行</w:t>
      </w:r>
      <w:r w:rsidRPr="009E7D68">
        <w:rPr>
          <w:szCs w:val="24"/>
        </w:rPr>
        <w:t>运算</w:t>
      </w:r>
      <w:r w:rsidRPr="009E7D68">
        <w:rPr>
          <w:rFonts w:hint="eastAsia"/>
          <w:szCs w:val="24"/>
        </w:rPr>
        <w:t>，并初步</w:t>
      </w:r>
      <w:r w:rsidRPr="009E7D68">
        <w:rPr>
          <w:szCs w:val="24"/>
        </w:rPr>
        <w:t>得到考核指标参数随时间的变化关系</w:t>
      </w:r>
      <w:r w:rsidRPr="009E7D68">
        <w:rPr>
          <w:rFonts w:hint="eastAsia"/>
          <w:szCs w:val="24"/>
        </w:rPr>
        <w:t>，在持续工作过程中，基于实时</w:t>
      </w:r>
      <w:r w:rsidRPr="009E7D68">
        <w:rPr>
          <w:szCs w:val="24"/>
        </w:rPr>
        <w:t>监测</w:t>
      </w:r>
      <w:r w:rsidRPr="009E7D68">
        <w:rPr>
          <w:rFonts w:hint="eastAsia"/>
          <w:szCs w:val="24"/>
        </w:rPr>
        <w:t>到的</w:t>
      </w:r>
      <w:r w:rsidRPr="009E7D68">
        <w:rPr>
          <w:szCs w:val="24"/>
        </w:rPr>
        <w:t>水质参数</w:t>
      </w:r>
      <w:r w:rsidRPr="009E7D68">
        <w:rPr>
          <w:rFonts w:hint="eastAsia"/>
          <w:szCs w:val="24"/>
        </w:rPr>
        <w:t>和温度</w:t>
      </w:r>
      <w:r w:rsidRPr="009E7D68">
        <w:rPr>
          <w:rFonts w:hint="eastAsia"/>
          <w:szCs w:val="24"/>
        </w:rPr>
        <w:t>T</w:t>
      </w:r>
      <w:r w:rsidRPr="009E7D68">
        <w:rPr>
          <w:rFonts w:hint="eastAsia"/>
          <w:szCs w:val="24"/>
        </w:rPr>
        <w:t>，预测模型可以进行及时的调整。</w:t>
      </w:r>
    </w:p>
    <w:p w14:paraId="27C602A9" w14:textId="77777777" w:rsidR="00044F5E" w:rsidRPr="009E7D68" w:rsidRDefault="00044F5E" w:rsidP="00044F5E">
      <w:pPr>
        <w:pStyle w:val="a3"/>
        <w:adjustRightInd w:val="0"/>
        <w:snapToGrid w:val="0"/>
        <w:spacing w:line="360" w:lineRule="auto"/>
      </w:pPr>
      <w:r w:rsidRPr="009E7D68">
        <w:rPr>
          <w:rFonts w:hint="eastAsia"/>
          <w:szCs w:val="24"/>
        </w:rPr>
        <w:t>在本实施例中，首先，</w:t>
      </w:r>
      <w:r w:rsidRPr="009E7D68">
        <w:rPr>
          <w:szCs w:val="24"/>
        </w:rPr>
        <w:t>预测模型</w:t>
      </w:r>
      <w:r w:rsidRPr="009E7D68">
        <w:rPr>
          <w:rFonts w:hint="eastAsia"/>
          <w:szCs w:val="24"/>
        </w:rPr>
        <w:t>得到</w:t>
      </w:r>
      <w:r w:rsidRPr="009E7D68">
        <w:rPr>
          <w:szCs w:val="24"/>
        </w:rPr>
        <w:t>与时间</w:t>
      </w:r>
      <w:r w:rsidRPr="009E7D68">
        <w:rPr>
          <w:szCs w:val="24"/>
        </w:rPr>
        <w:t>t</w:t>
      </w:r>
      <w:r w:rsidRPr="009E7D68">
        <w:rPr>
          <w:szCs w:val="24"/>
        </w:rPr>
        <w:t>相关的</w:t>
      </w:r>
      <w:r w:rsidRPr="009E7D68">
        <w:rPr>
          <w:rFonts w:hint="eastAsia"/>
          <w:szCs w:val="24"/>
        </w:rPr>
        <w:t>温度</w:t>
      </w:r>
      <w:bookmarkStart w:id="88" w:name="OLE_LINK15"/>
      <m:oMath>
        <m:r>
          <m:rPr>
            <m:sty m:val="p"/>
          </m:rPr>
          <w:rPr>
            <w:rFonts w:ascii="Cambria Math" w:hAnsi="Cambria Math"/>
          </w:rPr>
          <m:t>T</m:t>
        </m:r>
        <m:d>
          <m:dPr>
            <m:ctrlPr>
              <w:rPr>
                <w:rFonts w:ascii="Cambria Math" w:hAnsi="Cambria Math"/>
              </w:rPr>
            </m:ctrlPr>
          </m:dPr>
          <m:e>
            <m:r>
              <m:rPr>
                <m:sty m:val="p"/>
              </m:rPr>
              <w:rPr>
                <w:rFonts w:ascii="Cambria Math" w:hAnsi="Cambria Math"/>
              </w:rPr>
              <m:t>t</m:t>
            </m:r>
          </m:e>
        </m:d>
      </m:oMath>
      <w:bookmarkEnd w:id="88"/>
      <w:r w:rsidRPr="009E7D68">
        <w:rPr>
          <w:rFonts w:hint="eastAsia"/>
        </w:rPr>
        <w:t>，参见图</w:t>
      </w:r>
      <w:r w:rsidRPr="009E7D68">
        <w:rPr>
          <w:rFonts w:hint="eastAsia"/>
        </w:rPr>
        <w:t>2</w:t>
      </w:r>
      <w:r w:rsidRPr="009E7D68">
        <w:rPr>
          <w:rFonts w:hint="eastAsia"/>
        </w:rPr>
        <w:t>。同时，在持续监测工作中，还根据实时监测到的温度，对</w:t>
      </w:r>
      <m:oMath>
        <m:r>
          <m:rPr>
            <m:sty m:val="p"/>
          </m:rPr>
          <w:rPr>
            <w:rFonts w:ascii="Cambria Math" w:hAnsi="Cambria Math"/>
          </w:rPr>
          <m:t>T</m:t>
        </m:r>
        <m:d>
          <m:dPr>
            <m:ctrlPr>
              <w:rPr>
                <w:rFonts w:ascii="Cambria Math" w:hAnsi="Cambria Math"/>
              </w:rPr>
            </m:ctrlPr>
          </m:dPr>
          <m:e>
            <m:r>
              <m:rPr>
                <m:sty m:val="p"/>
              </m:rPr>
              <w:rPr>
                <w:rFonts w:ascii="Cambria Math" w:hAnsi="Cambria Math"/>
              </w:rPr>
              <m:t>t</m:t>
            </m:r>
          </m:e>
        </m:d>
      </m:oMath>
      <w:r w:rsidRPr="009E7D68">
        <w:rPr>
          <w:rFonts w:hint="eastAsia"/>
        </w:rPr>
        <w:t>进行修正，例如，当实测温度与</w:t>
      </w:r>
      <m:oMath>
        <m:r>
          <m:rPr>
            <m:sty m:val="p"/>
          </m:rPr>
          <w:rPr>
            <w:rFonts w:ascii="Cambria Math" w:hAnsi="Cambria Math"/>
          </w:rPr>
          <m:t>T</m:t>
        </m:r>
        <m:d>
          <m:dPr>
            <m:ctrlPr>
              <w:rPr>
                <w:rFonts w:ascii="Cambria Math" w:hAnsi="Cambria Math"/>
              </w:rPr>
            </m:ctrlPr>
          </m:dPr>
          <m:e>
            <m:r>
              <m:rPr>
                <m:sty m:val="p"/>
              </m:rPr>
              <w:rPr>
                <w:rFonts w:ascii="Cambria Math" w:hAnsi="Cambria Math"/>
              </w:rPr>
              <m:t>t</m:t>
            </m:r>
          </m:e>
        </m:d>
      </m:oMath>
      <w:r w:rsidRPr="009E7D68">
        <w:rPr>
          <w:rFonts w:hint="eastAsia"/>
        </w:rPr>
        <w:t>出现偏差</w:t>
      </w:r>
      <w:r w:rsidRPr="009E7D68">
        <w:rPr>
          <w:rFonts w:hint="eastAsia"/>
        </w:rPr>
        <w:lastRenderedPageBreak/>
        <w:t>更大时，</w:t>
      </w:r>
      <w:r w:rsidRPr="009E7D68">
        <w:rPr>
          <w:szCs w:val="24"/>
        </w:rPr>
        <w:t>预测模型</w:t>
      </w:r>
      <w:r w:rsidRPr="009E7D68">
        <w:rPr>
          <w:rFonts w:hint="eastAsia"/>
          <w:szCs w:val="24"/>
        </w:rPr>
        <w:t>可以根据历史温度数据更新</w:t>
      </w:r>
      <w:r w:rsidRPr="009E7D68">
        <w:rPr>
          <w:szCs w:val="24"/>
        </w:rPr>
        <w:t>函数关系</w:t>
      </w:r>
      <m:oMath>
        <m:r>
          <m:rPr>
            <m:sty m:val="p"/>
          </m:rPr>
          <w:rPr>
            <w:rFonts w:ascii="Cambria Math" w:hAnsi="Cambria Math"/>
          </w:rPr>
          <m:t>T</m:t>
        </m:r>
        <m:d>
          <m:dPr>
            <m:ctrlPr>
              <w:rPr>
                <w:rFonts w:ascii="Cambria Math" w:hAnsi="Cambria Math"/>
              </w:rPr>
            </m:ctrlPr>
          </m:dPr>
          <m:e>
            <m:r>
              <m:rPr>
                <m:sty m:val="p"/>
              </m:rPr>
              <w:rPr>
                <w:rFonts w:ascii="Cambria Math" w:hAnsi="Cambria Math"/>
              </w:rPr>
              <m:t>t</m:t>
            </m:r>
          </m:e>
        </m:d>
        <m:r>
          <m:rPr>
            <m:sty m:val="p"/>
          </m:rPr>
          <w:rPr>
            <w:rFonts w:ascii="Cambria Math" w:hAnsi="Cambria Math"/>
          </w:rPr>
          <m:t>=</m:t>
        </m:r>
        <w:bookmarkStart w:id="89" w:name="OLE_LINK14"/>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w:bookmarkEnd w:id="89"/>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num>
                  <m:den>
                    <m:r>
                      <m:rPr>
                        <m:sty m:val="p"/>
                      </m:rPr>
                      <w:rPr>
                        <w:rFonts w:ascii="Cambria Math" w:hAnsi="Cambria Math"/>
                      </w:rPr>
                      <m:t>150</m:t>
                    </m:r>
                  </m:den>
                </m:f>
                <m:d>
                  <m:dPr>
                    <m:ctrlPr>
                      <w:rPr>
                        <w:rFonts w:ascii="Cambria Math" w:hAnsi="Cambria Math"/>
                      </w:rPr>
                    </m:ctrlPr>
                  </m:dPr>
                  <m:e>
                    <m:r>
                      <m:rPr>
                        <m:sty m:val="p"/>
                      </m:rPr>
                      <w:rPr>
                        <w:rFonts w:ascii="Cambria Math" w:hAnsi="Cambria Math"/>
                      </w:rPr>
                      <m:t>t-Z/2</m:t>
                    </m:r>
                  </m:e>
                </m:d>
              </m:e>
            </m:d>
          </m:e>
        </m:func>
      </m:oMath>
      <w:r w:rsidRPr="009E7D68">
        <w:rPr>
          <w:rFonts w:hint="eastAsia"/>
        </w:rPr>
        <w:t>中的</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oMath>
      <w:r w:rsidRPr="009E7D68">
        <w:rPr>
          <w:rFonts w:hint="eastAsia"/>
        </w:rPr>
        <w:t>和</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oMath>
      <w:r w:rsidRPr="009E7D68">
        <w:rPr>
          <w:rFonts w:hint="eastAsia"/>
        </w:rPr>
        <w:t>，使得</w:t>
      </w:r>
      <w:r w:rsidRPr="009E7D68">
        <w:rPr>
          <w:szCs w:val="24"/>
        </w:rPr>
        <w:t>预测模型</w:t>
      </w:r>
      <w:r w:rsidRPr="009E7D68">
        <w:rPr>
          <w:rFonts w:hint="eastAsia"/>
          <w:szCs w:val="24"/>
        </w:rPr>
        <w:t>的</w:t>
      </w:r>
      <m:oMath>
        <m:r>
          <m:rPr>
            <m:sty m:val="p"/>
          </m:rPr>
          <w:rPr>
            <w:rFonts w:ascii="Cambria Math" w:hAnsi="Cambria Math"/>
          </w:rPr>
          <m:t>T</m:t>
        </m:r>
        <m:d>
          <m:dPr>
            <m:ctrlPr>
              <w:rPr>
                <w:rFonts w:ascii="Cambria Math" w:hAnsi="Cambria Math"/>
              </w:rPr>
            </m:ctrlPr>
          </m:dPr>
          <m:e>
            <m:r>
              <m:rPr>
                <m:sty m:val="p"/>
              </m:rPr>
              <w:rPr>
                <w:rFonts w:ascii="Cambria Math" w:hAnsi="Cambria Math"/>
              </w:rPr>
              <m:t>t</m:t>
            </m:r>
          </m:e>
        </m:d>
      </m:oMath>
      <w:r w:rsidRPr="009E7D68">
        <w:rPr>
          <w:rFonts w:hint="eastAsia"/>
        </w:rPr>
        <w:t>与实际温度更加贴近。</w:t>
      </w:r>
    </w:p>
    <w:p w14:paraId="7260D459" w14:textId="77777777" w:rsidR="00044F5E" w:rsidRPr="009E7D68" w:rsidRDefault="00044F5E" w:rsidP="00044F5E">
      <w:pPr>
        <w:pStyle w:val="a3"/>
        <w:adjustRightInd w:val="0"/>
        <w:snapToGrid w:val="0"/>
        <w:spacing w:line="360" w:lineRule="auto"/>
        <w:ind w:firstLineChars="200" w:firstLine="480"/>
      </w:pPr>
      <w:r w:rsidRPr="009E7D68">
        <w:rPr>
          <w:szCs w:val="24"/>
        </w:rPr>
        <w:t>考核指标参数</w:t>
      </w:r>
      <w:r w:rsidRPr="009E7D68">
        <w:rPr>
          <w:rFonts w:hint="eastAsia"/>
          <w:szCs w:val="24"/>
        </w:rPr>
        <w:t>中的鱼量指标参数，</w:t>
      </w:r>
      <w:bookmarkStart w:id="90" w:name="OLE_LINK16"/>
      <w:r w:rsidRPr="009E7D68">
        <w:rPr>
          <w:rFonts w:hint="eastAsia"/>
          <w:szCs w:val="24"/>
        </w:rPr>
        <w:t>由预测模型中的步骤</w:t>
      </w:r>
      <w:r w:rsidRPr="009E7D68">
        <w:rPr>
          <w:rFonts w:hint="eastAsia"/>
          <w:szCs w:val="24"/>
        </w:rPr>
        <w:t>21</w:t>
      </w:r>
      <w:r w:rsidRPr="009E7D68">
        <w:rPr>
          <w:rFonts w:hint="eastAsia"/>
          <w:szCs w:val="24"/>
        </w:rPr>
        <w:t>中的相关函数关系得到，</w:t>
      </w:r>
      <w:bookmarkEnd w:id="90"/>
      <w:r w:rsidRPr="009E7D68">
        <w:rPr>
          <w:rFonts w:hint="eastAsia"/>
          <w:szCs w:val="24"/>
        </w:rPr>
        <w:t>所得到</w:t>
      </w:r>
      <w:r w:rsidRPr="009E7D68">
        <w:rPr>
          <w:szCs w:val="24"/>
        </w:rPr>
        <w:t>与时间</w:t>
      </w:r>
      <w:r w:rsidRPr="009E7D68">
        <w:rPr>
          <w:szCs w:val="24"/>
        </w:rPr>
        <w:t>t</w:t>
      </w:r>
      <w:r w:rsidRPr="009E7D68">
        <w:rPr>
          <w:szCs w:val="24"/>
        </w:rPr>
        <w:t>相关的鱼群数量</w:t>
      </w:r>
      <w:bookmarkStart w:id="91" w:name="OLE_LINK8"/>
      <m:oMath>
        <m:r>
          <m:rPr>
            <m:sty m:val="p"/>
          </m:rPr>
          <w:rPr>
            <w:rFonts w:ascii="Cambria Math" w:hAnsi="Cambria Math"/>
          </w:rPr>
          <m:t>N</m:t>
        </m:r>
        <m:d>
          <m:dPr>
            <m:ctrlPr>
              <w:rPr>
                <w:rFonts w:ascii="Cambria Math" w:hAnsi="Cambria Math"/>
              </w:rPr>
            </m:ctrlPr>
          </m:dPr>
          <m:e>
            <m:r>
              <m:rPr>
                <m:sty m:val="p"/>
              </m:rPr>
              <w:rPr>
                <w:rFonts w:ascii="Cambria Math" w:hAnsi="Cambria Math"/>
              </w:rPr>
              <m:t>t</m:t>
            </m:r>
          </m:e>
        </m:d>
      </m:oMath>
      <w:bookmarkEnd w:id="91"/>
      <w:r w:rsidRPr="009E7D68">
        <w:rPr>
          <w:rFonts w:hint="eastAsia"/>
          <w:szCs w:val="24"/>
        </w:rPr>
        <w:t>、</w:t>
      </w:r>
      <w:r w:rsidRPr="009E7D68">
        <w:rPr>
          <w:szCs w:val="24"/>
        </w:rPr>
        <w:t>单体鱼体重</w:t>
      </w:r>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oMath>
      <w:bookmarkStart w:id="92" w:name="OLE_LINK9"/>
      <w:proofErr w:type="gramStart"/>
      <w:r w:rsidRPr="009E7D68">
        <w:rPr>
          <w:szCs w:val="24"/>
        </w:rPr>
        <w:t>和</w:t>
      </w:r>
      <w:bookmarkEnd w:id="92"/>
      <w:r w:rsidRPr="009E7D68">
        <w:rPr>
          <w:szCs w:val="24"/>
        </w:rPr>
        <w:t>鱼总生物量</w:t>
      </w:r>
      <w:proofErr w:type="gramEnd"/>
      <m:oMath>
        <m:r>
          <m:rPr>
            <m:sty m:val="p"/>
          </m:rPr>
          <w:rPr>
            <w:rFonts w:ascii="Cambria Math" w:hAnsi="Cambria Math"/>
          </w:rPr>
          <m:t>B</m:t>
        </m:r>
        <m:d>
          <m:dPr>
            <m:ctrlPr>
              <w:rPr>
                <w:rFonts w:ascii="Cambria Math" w:hAnsi="Cambria Math"/>
              </w:rPr>
            </m:ctrlPr>
          </m:dPr>
          <m:e>
            <m:r>
              <m:rPr>
                <m:sty m:val="p"/>
              </m:rPr>
              <w:rPr>
                <w:rFonts w:ascii="Cambria Math" w:hAnsi="Cambria Math"/>
              </w:rPr>
              <m:t>t</m:t>
            </m:r>
          </m:e>
        </m:d>
      </m:oMath>
      <w:r w:rsidRPr="009E7D68">
        <w:rPr>
          <w:rFonts w:hint="eastAsia"/>
        </w:rPr>
        <w:t>，分别参见图</w:t>
      </w:r>
      <w:r w:rsidRPr="009E7D68">
        <w:rPr>
          <w:rFonts w:hint="eastAsia"/>
        </w:rPr>
        <w:t>3</w:t>
      </w:r>
      <w:r w:rsidRPr="009E7D68">
        <w:rPr>
          <w:rFonts w:hint="eastAsia"/>
        </w:rPr>
        <w:t>、图</w:t>
      </w:r>
      <w:r w:rsidRPr="009E7D68">
        <w:rPr>
          <w:rFonts w:hint="eastAsia"/>
        </w:rPr>
        <w:t>4</w:t>
      </w:r>
      <w:r w:rsidRPr="009E7D68">
        <w:rPr>
          <w:rFonts w:hint="eastAsia"/>
        </w:rPr>
        <w:t>和图</w:t>
      </w:r>
      <w:r w:rsidRPr="009E7D68">
        <w:rPr>
          <w:rFonts w:hint="eastAsia"/>
        </w:rPr>
        <w:t>5</w:t>
      </w:r>
      <w:r w:rsidRPr="009E7D68">
        <w:rPr>
          <w:rFonts w:hint="eastAsia"/>
        </w:rPr>
        <w:t>所示。并且，</w:t>
      </w:r>
      <w:proofErr w:type="gramStart"/>
      <w:r w:rsidRPr="009E7D68">
        <w:rPr>
          <w:rFonts w:hint="eastAsia"/>
        </w:rPr>
        <w:t>基于</w:t>
      </w:r>
      <w:r w:rsidRPr="009E7D68">
        <w:rPr>
          <w:szCs w:val="24"/>
        </w:rPr>
        <w:t>鱼总生物量</w:t>
      </w:r>
      <w:proofErr w:type="gramEnd"/>
      <m:oMath>
        <m:r>
          <m:rPr>
            <m:sty m:val="p"/>
          </m:rPr>
          <w:rPr>
            <w:rFonts w:ascii="Cambria Math" w:hAnsi="Cambria Math"/>
          </w:rPr>
          <m:t>B</m:t>
        </m:r>
        <m:d>
          <m:dPr>
            <m:ctrlPr>
              <w:rPr>
                <w:rFonts w:ascii="Cambria Math" w:hAnsi="Cambria Math"/>
              </w:rPr>
            </m:ctrlPr>
          </m:dPr>
          <m:e>
            <m:r>
              <m:rPr>
                <m:sty m:val="p"/>
              </m:rPr>
              <w:rPr>
                <w:rFonts w:ascii="Cambria Math" w:hAnsi="Cambria Math"/>
              </w:rPr>
              <m:t>t</m:t>
            </m:r>
          </m:e>
        </m:d>
      </m:oMath>
      <w:r w:rsidRPr="009E7D68">
        <w:rPr>
          <w:rFonts w:hint="eastAsia"/>
        </w:rPr>
        <w:t>得到的</w:t>
      </w:r>
      <w:bookmarkStart w:id="93" w:name="_Hlk215600176"/>
      <w:r w:rsidRPr="009E7D68">
        <w:rPr>
          <w:szCs w:val="24"/>
        </w:rPr>
        <w:t>投饵量</w:t>
      </w:r>
      <w:bookmarkEnd w:id="93"/>
      <m:oMath>
        <m:r>
          <m:rPr>
            <m:sty m:val="p"/>
          </m:rPr>
          <w:rPr>
            <w:rFonts w:ascii="Cambria Math" w:hAnsi="Cambria Math"/>
          </w:rPr>
          <m:t>F</m:t>
        </m:r>
        <m:d>
          <m:dPr>
            <m:ctrlPr>
              <w:rPr>
                <w:rFonts w:ascii="Cambria Math" w:hAnsi="Cambria Math"/>
              </w:rPr>
            </m:ctrlPr>
          </m:dPr>
          <m:e>
            <m:r>
              <m:rPr>
                <m:sty m:val="p"/>
              </m:rPr>
              <w:rPr>
                <w:rFonts w:ascii="Cambria Math" w:hAnsi="Cambria Math"/>
              </w:rPr>
              <m:t>t</m:t>
            </m:r>
          </m:e>
        </m:d>
      </m:oMath>
      <w:r w:rsidRPr="009E7D68">
        <w:rPr>
          <w:rFonts w:hint="eastAsia"/>
        </w:rPr>
        <w:t>参见图</w:t>
      </w:r>
      <w:r w:rsidRPr="009E7D68">
        <w:rPr>
          <w:rFonts w:hint="eastAsia"/>
        </w:rPr>
        <w:t>6</w:t>
      </w:r>
      <w:r w:rsidRPr="009E7D68">
        <w:rPr>
          <w:rFonts w:hint="eastAsia"/>
        </w:rPr>
        <w:t>所示。</w:t>
      </w:r>
    </w:p>
    <w:p w14:paraId="07BF5B10" w14:textId="77777777" w:rsidR="00044F5E" w:rsidRPr="009E7D68" w:rsidRDefault="00044F5E" w:rsidP="00044F5E">
      <w:pPr>
        <w:pStyle w:val="a3"/>
        <w:adjustRightInd w:val="0"/>
        <w:snapToGrid w:val="0"/>
        <w:spacing w:line="360" w:lineRule="auto"/>
      </w:pPr>
      <w:r w:rsidRPr="009E7D68">
        <w:rPr>
          <w:szCs w:val="24"/>
        </w:rPr>
        <w:t>考核指标参数</w:t>
      </w:r>
      <w:r w:rsidRPr="009E7D68">
        <w:rPr>
          <w:rFonts w:hint="eastAsia"/>
          <w:szCs w:val="24"/>
        </w:rPr>
        <w:t>中的</w:t>
      </w:r>
      <w:r w:rsidRPr="009E7D68">
        <w:rPr>
          <w:szCs w:val="24"/>
        </w:rPr>
        <w:t>环境</w:t>
      </w:r>
      <w:r w:rsidRPr="009E7D68">
        <w:rPr>
          <w:rFonts w:hint="eastAsia"/>
          <w:szCs w:val="24"/>
        </w:rPr>
        <w:t>指标参数，由预测模型中的步骤</w:t>
      </w:r>
      <w:r w:rsidRPr="009E7D68">
        <w:rPr>
          <w:rFonts w:hint="eastAsia"/>
          <w:szCs w:val="24"/>
        </w:rPr>
        <w:t>21</w:t>
      </w:r>
      <w:r w:rsidRPr="009E7D68">
        <w:rPr>
          <w:rFonts w:hint="eastAsia"/>
          <w:szCs w:val="24"/>
        </w:rPr>
        <w:t>中的相关函数关系得到，第一部分为养殖区域水体的</w:t>
      </w:r>
      <w:r w:rsidRPr="009E7D68">
        <w:rPr>
          <w:szCs w:val="24"/>
        </w:rPr>
        <w:t>水质参数</w:t>
      </w:r>
      <w:r w:rsidRPr="009E7D68">
        <w:rPr>
          <w:rFonts w:hint="eastAsia"/>
          <w:szCs w:val="24"/>
        </w:rPr>
        <w:t>，具体为：</w:t>
      </w:r>
      <w:r w:rsidRPr="009E7D68">
        <w:rPr>
          <w:szCs w:val="24"/>
        </w:rPr>
        <w:t>预测模型</w:t>
      </w:r>
      <w:r w:rsidRPr="009E7D68">
        <w:rPr>
          <w:rFonts w:hint="eastAsia"/>
          <w:szCs w:val="24"/>
        </w:rPr>
        <w:t>在运算过程时，海藻生物量</w:t>
      </w:r>
      <m:oMath>
        <m:r>
          <m:rPr>
            <m:nor/>
          </m:rPr>
          <w:rPr>
            <w:rFonts w:ascii="Cambria Math" w:hAnsi="Cambria Math"/>
          </w:rPr>
          <m:t>growth</m:t>
        </m:r>
      </m:oMath>
      <w:r w:rsidRPr="009E7D68">
        <w:rPr>
          <w:rFonts w:hint="eastAsia"/>
        </w:rPr>
        <w:t>为未知值，</w:t>
      </w:r>
      <w:r w:rsidRPr="009E7D68">
        <w:rPr>
          <w:rFonts w:hint="eastAsia"/>
          <w:szCs w:val="24"/>
        </w:rPr>
        <w:t>根据监测得到的</w:t>
      </w:r>
      <w:r w:rsidRPr="009E7D68">
        <w:rPr>
          <w:szCs w:val="24"/>
        </w:rPr>
        <w:t>水质参数</w:t>
      </w:r>
      <w:r w:rsidRPr="009E7D68">
        <w:rPr>
          <w:rFonts w:hint="eastAsia"/>
          <w:szCs w:val="24"/>
        </w:rPr>
        <w:t>中的总氮浓度</w:t>
      </w:r>
      <m:oMath>
        <m:d>
          <m:dPr>
            <m:begChr m:val="["/>
            <m:endChr m:val="]"/>
            <m:ctrlPr>
              <w:rPr>
                <w:rFonts w:ascii="Cambria Math" w:hAnsi="Cambria Math"/>
              </w:rPr>
            </m:ctrlPr>
          </m:dPr>
          <m:e>
            <m:r>
              <m:rPr>
                <m:nor/>
              </m:rPr>
              <w:rPr>
                <w:rFonts w:ascii="Cambria Math" w:hAnsi="Cambria Math"/>
              </w:rPr>
              <m:t>TN</m:t>
            </m:r>
          </m:e>
        </m:d>
      </m:oMath>
      <w:r w:rsidRPr="009E7D68">
        <w:rPr>
          <w:rFonts w:hint="eastAsia"/>
        </w:rPr>
        <w:t>和</w:t>
      </w:r>
      <w:r w:rsidRPr="009E7D68">
        <w:rPr>
          <w:rFonts w:hint="eastAsia"/>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oMath>
      <w:r w:rsidRPr="009E7D68">
        <w:rPr>
          <w:rFonts w:hint="eastAsia"/>
        </w:rPr>
        <w:t>，</w:t>
      </w:r>
      <w:r w:rsidRPr="009E7D68">
        <w:rPr>
          <w:szCs w:val="24"/>
        </w:rPr>
        <w:t>预测模型</w:t>
      </w:r>
      <w:r w:rsidRPr="009E7D68">
        <w:rPr>
          <w:rFonts w:hint="eastAsia"/>
          <w:szCs w:val="24"/>
        </w:rPr>
        <w:t>计算得到海藻生物量</w:t>
      </w:r>
      <m:oMath>
        <m:r>
          <m:rPr>
            <m:nor/>
          </m:rPr>
          <w:rPr>
            <w:rFonts w:ascii="Cambria Math" w:hAnsi="Cambria Math"/>
          </w:rPr>
          <m:t>growth</m:t>
        </m:r>
      </m:oMath>
      <w:r w:rsidRPr="009E7D68">
        <w:rPr>
          <w:rFonts w:hint="eastAsia"/>
        </w:rPr>
        <w:t>的值，再通过</w:t>
      </w:r>
      <w:r w:rsidRPr="009E7D68">
        <w:rPr>
          <w:rFonts w:hint="eastAsia"/>
          <w:szCs w:val="24"/>
        </w:rPr>
        <w:t>海藻生物量</w:t>
      </w:r>
      <m:oMath>
        <m:r>
          <m:rPr>
            <m:nor/>
          </m:rPr>
          <w:rPr>
            <w:rFonts w:ascii="Cambria Math" w:hAnsi="Cambria Math"/>
          </w:rPr>
          <m:t>growth</m:t>
        </m:r>
      </m:oMath>
      <w:r w:rsidRPr="009E7D68">
        <w:rPr>
          <w:rFonts w:hint="eastAsia"/>
        </w:rPr>
        <w:t>，基于</w:t>
      </w:r>
      <w:r w:rsidRPr="009E7D68">
        <w:rPr>
          <w:rFonts w:hint="eastAsia"/>
          <w:szCs w:val="24"/>
        </w:rPr>
        <w:t>总氮浓度</w:t>
      </w:r>
      <m:oMath>
        <m:d>
          <m:dPr>
            <m:begChr m:val="["/>
            <m:endChr m:val="]"/>
            <m:ctrlPr>
              <w:rPr>
                <w:rFonts w:ascii="Cambria Math" w:hAnsi="Cambria Math"/>
              </w:rPr>
            </m:ctrlPr>
          </m:dPr>
          <m:e>
            <m:r>
              <m:rPr>
                <m:nor/>
              </m:rPr>
              <w:rPr>
                <w:rFonts w:ascii="Cambria Math" w:hAnsi="Cambria Math"/>
              </w:rPr>
              <m:t>TN</m:t>
            </m:r>
          </m:e>
        </m:d>
      </m:oMath>
      <w:r w:rsidRPr="009E7D68">
        <w:rPr>
          <w:rFonts w:hint="eastAsia"/>
        </w:rPr>
        <w:t>的函数关系、</w:t>
      </w:r>
      <w:r w:rsidRPr="009E7D68">
        <w:rPr>
          <w:rFonts w:hint="eastAsia"/>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oMath>
      <w:r w:rsidRPr="009E7D68">
        <w:rPr>
          <w:rFonts w:hint="eastAsia"/>
        </w:rPr>
        <w:t>的函数关系、</w:t>
      </w:r>
      <w:r w:rsidRPr="009E7D68">
        <w:rPr>
          <w:rFonts w:hint="eastAsia"/>
          <w:szCs w:val="24"/>
        </w:rPr>
        <w:t>叶绿素浓度</w:t>
      </w:r>
      <m:oMath>
        <m:r>
          <m:rPr>
            <m:sty m:val="p"/>
          </m:rPr>
          <w:rPr>
            <w:rFonts w:ascii="Cambria Math" w:hAnsi="Cambria Math"/>
          </w:rPr>
          <m:t>C</m:t>
        </m:r>
      </m:oMath>
      <w:r w:rsidRPr="009E7D68">
        <w:rPr>
          <w:rFonts w:hint="eastAsia"/>
        </w:rPr>
        <w:t>的函数关系、</w:t>
      </w:r>
      <w:r w:rsidRPr="009E7D68">
        <w:rPr>
          <w:rFonts w:hint="eastAsia"/>
          <w:szCs w:val="24"/>
        </w:rPr>
        <w:t>溶解氧</w:t>
      </w:r>
      <m:oMath>
        <m:r>
          <m:rPr>
            <m:nor/>
          </m:rPr>
          <w:rPr>
            <w:rFonts w:ascii="Cambria Math" w:hAnsi="Cambria Math"/>
          </w:rPr>
          <m:t>DO</m:t>
        </m:r>
      </m:oMath>
      <w:r w:rsidRPr="009E7D68">
        <w:rPr>
          <w:rFonts w:hint="eastAsia"/>
        </w:rPr>
        <w:t>的函数关系、</w:t>
      </w:r>
      <m:oMath>
        <m:r>
          <m:rPr>
            <m:sty m:val="p"/>
          </m:rPr>
          <w:rPr>
            <w:rFonts w:ascii="Cambria Math" w:hAnsi="Cambria Math"/>
          </w:rPr>
          <m:t>F</m:t>
        </m:r>
        <m:d>
          <m:dPr>
            <m:ctrlPr>
              <w:rPr>
                <w:rFonts w:ascii="Cambria Math" w:hAnsi="Cambria Math"/>
              </w:rPr>
            </m:ctrlPr>
          </m:dPr>
          <m:e>
            <m:r>
              <m:rPr>
                <m:sty m:val="p"/>
              </m:rPr>
              <w:rPr>
                <w:rFonts w:ascii="Cambria Math" w:hAnsi="Cambria Math"/>
              </w:rPr>
              <m:t>t</m:t>
            </m:r>
          </m:e>
        </m:d>
      </m:oMath>
      <w:r w:rsidRPr="009E7D68">
        <w:rPr>
          <w:rFonts w:hint="eastAsia"/>
        </w:rPr>
        <w:t>和</w:t>
      </w:r>
      <m:oMath>
        <m:r>
          <m:rPr>
            <m:sty m:val="p"/>
          </m:rPr>
          <w:rPr>
            <w:rFonts w:ascii="Cambria Math" w:hAnsi="Cambria Math"/>
          </w:rPr>
          <m:t>T</m:t>
        </m:r>
        <w:bookmarkStart w:id="94" w:name="OLE_LINK3"/>
        <m:d>
          <m:dPr>
            <m:ctrlPr>
              <w:rPr>
                <w:rFonts w:ascii="Cambria Math" w:hAnsi="Cambria Math"/>
              </w:rPr>
            </m:ctrlPr>
          </m:dPr>
          <m:e>
            <m:r>
              <m:rPr>
                <m:sty m:val="p"/>
              </m:rPr>
              <w:rPr>
                <w:rFonts w:ascii="Cambria Math" w:hAnsi="Cambria Math"/>
              </w:rPr>
              <m:t>t</m:t>
            </m:r>
          </m:e>
        </m:d>
      </m:oMath>
      <w:bookmarkEnd w:id="94"/>
      <w:r w:rsidRPr="009E7D68">
        <w:rPr>
          <w:rFonts w:hint="eastAsia"/>
        </w:rPr>
        <w:t>，</w:t>
      </w:r>
      <w:bookmarkStart w:id="95" w:name="OLE_LINK21"/>
      <w:r w:rsidRPr="009E7D68">
        <w:rPr>
          <w:rFonts w:hint="eastAsia"/>
        </w:rPr>
        <w:t>并通过函数（例如使用</w:t>
      </w:r>
      <w:r w:rsidRPr="009E7D68">
        <w:rPr>
          <w:rFonts w:hint="eastAsia"/>
        </w:rPr>
        <w:t>Python</w:t>
      </w:r>
      <w:r w:rsidRPr="009E7D68">
        <w:rPr>
          <w:rFonts w:hint="eastAsia"/>
        </w:rPr>
        <w:t>和</w:t>
      </w:r>
      <w:r w:rsidRPr="009E7D68">
        <w:rPr>
          <w:rFonts w:hint="eastAsia"/>
        </w:rPr>
        <w:t>SciPy</w:t>
      </w:r>
      <w:r w:rsidRPr="009E7D68">
        <w:rPr>
          <w:rFonts w:hint="eastAsia"/>
        </w:rPr>
        <w:t>库的</w:t>
      </w:r>
      <w:r w:rsidRPr="009E7D68">
        <w:rPr>
          <w:rFonts w:hint="eastAsia"/>
        </w:rPr>
        <w:t>odeint</w:t>
      </w:r>
      <w:r w:rsidRPr="009E7D68">
        <w:rPr>
          <w:rFonts w:hint="eastAsia"/>
        </w:rPr>
        <w:t>函数）求解微分方程，</w:t>
      </w:r>
      <w:bookmarkEnd w:id="95"/>
      <w:r w:rsidRPr="009E7D68">
        <w:rPr>
          <w:rFonts w:hint="eastAsia"/>
        </w:rPr>
        <w:t>即可</w:t>
      </w:r>
      <w:bookmarkStart w:id="96" w:name="_Hlk215667433"/>
      <w:r w:rsidRPr="009E7D68">
        <w:rPr>
          <w:rFonts w:hint="eastAsia"/>
        </w:rPr>
        <w:t>得到</w:t>
      </w:r>
      <w:r w:rsidRPr="009E7D68">
        <w:rPr>
          <w:szCs w:val="24"/>
        </w:rPr>
        <w:t>与时间</w:t>
      </w:r>
      <w:r w:rsidRPr="009E7D68">
        <w:rPr>
          <w:szCs w:val="24"/>
        </w:rPr>
        <w:t>t</w:t>
      </w:r>
      <w:r w:rsidRPr="009E7D68">
        <w:rPr>
          <w:szCs w:val="24"/>
        </w:rPr>
        <w:t>相关的</w:t>
      </w:r>
      <w:r w:rsidRPr="009E7D68">
        <w:rPr>
          <w:rFonts w:hint="eastAsia"/>
          <w:szCs w:val="24"/>
        </w:rPr>
        <w:t>总氮浓度</w:t>
      </w:r>
      <m:oMath>
        <m:d>
          <m:dPr>
            <m:begChr m:val="["/>
            <m:endChr m:val="]"/>
            <m:ctrlPr>
              <w:rPr>
                <w:rFonts w:ascii="Cambria Math" w:hAnsi="Cambria Math"/>
              </w:rPr>
            </m:ctrlPr>
          </m:dPr>
          <m:e>
            <m:r>
              <m:rPr>
                <m:nor/>
              </m:rPr>
              <w:rPr>
                <w:rFonts w:ascii="Cambria Math" w:hAnsi="Cambria Math"/>
              </w:rPr>
              <m:t>TN</m:t>
            </m:r>
          </m:e>
        </m:d>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szCs w:val="24"/>
        </w:rPr>
        <w:t>叶绿素浓度</w:t>
      </w:r>
      <m:oMath>
        <m:r>
          <m:rPr>
            <m:sty m:val="p"/>
          </m:rPr>
          <w:rPr>
            <w:rFonts w:ascii="Cambria Math" w:hAnsi="Cambria Math"/>
          </w:rPr>
          <m:t>C</m:t>
        </m:r>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szCs w:val="24"/>
        </w:rPr>
        <w:t>溶解氧</w:t>
      </w:r>
      <m:oMath>
        <m:r>
          <m:rPr>
            <m:nor/>
          </m:rPr>
          <w:rPr>
            <w:rFonts w:ascii="Cambria Math" w:hAnsi="Cambria Math"/>
          </w:rPr>
          <m:t>DO</m:t>
        </m:r>
        <m:d>
          <m:dPr>
            <m:ctrlPr>
              <w:rPr>
                <w:rFonts w:ascii="Cambria Math" w:hAnsi="Cambria Math"/>
              </w:rPr>
            </m:ctrlPr>
          </m:dPr>
          <m:e>
            <m:r>
              <m:rPr>
                <m:sty m:val="p"/>
              </m:rPr>
              <w:rPr>
                <w:rFonts w:ascii="Cambria Math" w:hAnsi="Cambria Math"/>
              </w:rPr>
              <m:t>t</m:t>
            </m:r>
          </m:e>
        </m:d>
      </m:oMath>
      <w:bookmarkEnd w:id="96"/>
      <w:r w:rsidRPr="009E7D68">
        <w:rPr>
          <w:rFonts w:hint="eastAsia"/>
        </w:rPr>
        <w:t>，分别参见图</w:t>
      </w:r>
      <w:r w:rsidRPr="009E7D68">
        <w:rPr>
          <w:rFonts w:hint="eastAsia"/>
        </w:rPr>
        <w:t>7</w:t>
      </w:r>
      <w:bookmarkStart w:id="97" w:name="OLE_LINK17"/>
      <w:r w:rsidRPr="009E7D68">
        <w:rPr>
          <w:rFonts w:hint="eastAsia"/>
        </w:rPr>
        <w:t>、图</w:t>
      </w:r>
      <w:r w:rsidRPr="009E7D68">
        <w:rPr>
          <w:rFonts w:hint="eastAsia"/>
        </w:rPr>
        <w:t>8</w:t>
      </w:r>
      <w:bookmarkEnd w:id="97"/>
      <w:r w:rsidRPr="009E7D68">
        <w:rPr>
          <w:rFonts w:hint="eastAsia"/>
        </w:rPr>
        <w:t>、图</w:t>
      </w:r>
      <w:r w:rsidRPr="009E7D68">
        <w:rPr>
          <w:rFonts w:hint="eastAsia"/>
        </w:rPr>
        <w:t>9</w:t>
      </w:r>
      <w:r w:rsidRPr="009E7D68">
        <w:rPr>
          <w:rFonts w:hint="eastAsia"/>
        </w:rPr>
        <w:t>和图</w:t>
      </w:r>
      <w:r w:rsidRPr="009E7D68">
        <w:rPr>
          <w:rFonts w:hint="eastAsia"/>
        </w:rPr>
        <w:t>10</w:t>
      </w:r>
      <w:r w:rsidRPr="009E7D68">
        <w:rPr>
          <w:rFonts w:hint="eastAsia"/>
        </w:rPr>
        <w:t>所示。在持续监测工作中，还根据实时监测到的</w:t>
      </w:r>
      <w:r w:rsidRPr="009E7D68">
        <w:rPr>
          <w:rFonts w:hint="eastAsia"/>
          <w:szCs w:val="24"/>
        </w:rPr>
        <w:t>总氮浓度</w:t>
      </w:r>
      <m:oMath>
        <m:d>
          <m:dPr>
            <m:begChr m:val="["/>
            <m:endChr m:val="]"/>
            <m:ctrlPr>
              <w:rPr>
                <w:rFonts w:ascii="Cambria Math" w:hAnsi="Cambria Math"/>
              </w:rPr>
            </m:ctrlPr>
          </m:dPr>
          <m:e>
            <m:r>
              <m:rPr>
                <m:nor/>
              </m:rPr>
              <w:rPr>
                <w:rFonts w:ascii="Cambria Math" w:hAnsi="Cambria Math"/>
              </w:rPr>
              <m:t>TN</m:t>
            </m:r>
          </m:e>
        </m:d>
      </m:oMath>
      <w:r w:rsidRPr="009E7D68">
        <w:rPr>
          <w:rFonts w:hint="eastAsia"/>
        </w:rPr>
        <w:t>和</w:t>
      </w:r>
      <w:r w:rsidRPr="009E7D68">
        <w:rPr>
          <w:rFonts w:hint="eastAsia"/>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oMath>
      <w:r w:rsidRPr="009E7D68">
        <w:rPr>
          <w:rFonts w:hint="eastAsia"/>
        </w:rPr>
        <w:t>，可以更新计算</w:t>
      </w:r>
      <w:r w:rsidRPr="009E7D68">
        <w:rPr>
          <w:rFonts w:hint="eastAsia"/>
          <w:szCs w:val="24"/>
        </w:rPr>
        <w:t>海藻生物量</w:t>
      </w:r>
      <m:oMath>
        <m:r>
          <m:rPr>
            <m:nor/>
          </m:rPr>
          <w:rPr>
            <w:rFonts w:ascii="Cambria Math" w:hAnsi="Cambria Math"/>
          </w:rPr>
          <m:t>growth</m:t>
        </m:r>
      </m:oMath>
      <w:r w:rsidRPr="009E7D68">
        <w:rPr>
          <w:rFonts w:hint="eastAsia"/>
        </w:rPr>
        <w:t>的值，并及时更新</w:t>
      </w:r>
      <w:r w:rsidRPr="009E7D68">
        <w:rPr>
          <w:rFonts w:hint="eastAsia"/>
          <w:szCs w:val="24"/>
        </w:rPr>
        <w:t>总氮浓度</w:t>
      </w:r>
      <m:oMath>
        <m:d>
          <m:dPr>
            <m:begChr m:val="["/>
            <m:endChr m:val="]"/>
            <m:ctrlPr>
              <w:rPr>
                <w:rFonts w:ascii="Cambria Math" w:hAnsi="Cambria Math"/>
              </w:rPr>
            </m:ctrlPr>
          </m:dPr>
          <m:e>
            <m:r>
              <m:rPr>
                <m:nor/>
              </m:rPr>
              <w:rPr>
                <w:rFonts w:ascii="Cambria Math" w:hAnsi="Cambria Math"/>
              </w:rPr>
              <m:t>TN</m:t>
            </m:r>
          </m:e>
        </m:d>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szCs w:val="24"/>
        </w:rPr>
        <w:t>叶绿素浓度</w:t>
      </w:r>
      <m:oMath>
        <m:r>
          <m:rPr>
            <m:sty m:val="p"/>
          </m:rPr>
          <w:rPr>
            <w:rFonts w:ascii="Cambria Math" w:hAnsi="Cambria Math"/>
          </w:rPr>
          <m:t>C</m:t>
        </m:r>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szCs w:val="24"/>
        </w:rPr>
        <w:t>溶解氧</w:t>
      </w:r>
      <m:oMath>
        <m:r>
          <m:rPr>
            <m:nor/>
          </m:rPr>
          <w:rPr>
            <w:rFonts w:ascii="Cambria Math" w:hAnsi="Cambria Math"/>
          </w:rPr>
          <m:t>DO</m:t>
        </m:r>
        <m:d>
          <m:dPr>
            <m:ctrlPr>
              <w:rPr>
                <w:rFonts w:ascii="Cambria Math" w:hAnsi="Cambria Math"/>
              </w:rPr>
            </m:ctrlPr>
          </m:dPr>
          <m:e>
            <m:r>
              <m:rPr>
                <m:sty m:val="p"/>
              </m:rPr>
              <w:rPr>
                <w:rFonts w:ascii="Cambria Math" w:hAnsi="Cambria Math"/>
              </w:rPr>
              <m:t>t</m:t>
            </m:r>
          </m:e>
        </m:d>
      </m:oMath>
      <w:r w:rsidRPr="009E7D68">
        <w:rPr>
          <w:rFonts w:hint="eastAsia"/>
        </w:rPr>
        <w:t>。同时，在持续监测工作中，还可以根据实际测量的数据，来判断预测模型得到的</w:t>
      </w:r>
      <w:bookmarkStart w:id="98" w:name="OLE_LINK20"/>
      <w:r w:rsidRPr="009E7D68">
        <w:rPr>
          <w:rFonts w:hint="eastAsia"/>
          <w:szCs w:val="24"/>
        </w:rPr>
        <w:t>总氮浓度</w:t>
      </w:r>
      <m:oMath>
        <m:d>
          <m:dPr>
            <m:begChr m:val="["/>
            <m:endChr m:val="]"/>
            <m:ctrlPr>
              <w:rPr>
                <w:rFonts w:ascii="Cambria Math" w:hAnsi="Cambria Math"/>
              </w:rPr>
            </m:ctrlPr>
          </m:dPr>
          <m:e>
            <m:r>
              <m:rPr>
                <m:nor/>
              </m:rPr>
              <w:rPr>
                <w:rFonts w:ascii="Cambria Math" w:hAnsi="Cambria Math"/>
              </w:rPr>
              <m:t>TN</m:t>
            </m:r>
          </m:e>
        </m:d>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d>
          <m:dPr>
            <m:ctrlPr>
              <w:rPr>
                <w:rFonts w:ascii="Cambria Math" w:hAnsi="Cambria Math"/>
              </w:rPr>
            </m:ctrlPr>
          </m:dPr>
          <m:e>
            <m:r>
              <m:rPr>
                <m:sty m:val="p"/>
              </m:rPr>
              <w:rPr>
                <w:rFonts w:ascii="Cambria Math" w:hAnsi="Cambria Math"/>
              </w:rPr>
              <m:t>t</m:t>
            </m:r>
          </m:e>
        </m:d>
      </m:oMath>
      <w:bookmarkEnd w:id="98"/>
      <w:r w:rsidRPr="009E7D68">
        <w:rPr>
          <w:rFonts w:hint="eastAsia"/>
        </w:rPr>
        <w:t>、</w:t>
      </w:r>
      <w:r w:rsidRPr="009E7D68">
        <w:rPr>
          <w:rFonts w:hint="eastAsia"/>
          <w:szCs w:val="24"/>
        </w:rPr>
        <w:t>叶绿素浓度</w:t>
      </w:r>
      <m:oMath>
        <m:r>
          <m:rPr>
            <m:sty m:val="p"/>
          </m:rPr>
          <w:rPr>
            <w:rFonts w:ascii="Cambria Math" w:hAnsi="Cambria Math"/>
          </w:rPr>
          <m:t>C</m:t>
        </m:r>
        <m:d>
          <m:dPr>
            <m:ctrlPr>
              <w:rPr>
                <w:rFonts w:ascii="Cambria Math" w:hAnsi="Cambria Math"/>
              </w:rPr>
            </m:ctrlPr>
          </m:dPr>
          <m:e>
            <m:r>
              <m:rPr>
                <m:sty m:val="p"/>
              </m:rPr>
              <w:rPr>
                <w:rFonts w:ascii="Cambria Math" w:hAnsi="Cambria Math"/>
              </w:rPr>
              <m:t>t</m:t>
            </m:r>
          </m:e>
        </m:d>
      </m:oMath>
      <w:r w:rsidRPr="009E7D68">
        <w:rPr>
          <w:rFonts w:hint="eastAsia"/>
        </w:rPr>
        <w:t>、</w:t>
      </w:r>
      <w:r w:rsidRPr="009E7D68">
        <w:rPr>
          <w:rFonts w:hint="eastAsia"/>
          <w:szCs w:val="24"/>
        </w:rPr>
        <w:t>溶解氧</w:t>
      </w:r>
      <m:oMath>
        <m:r>
          <m:rPr>
            <m:nor/>
          </m:rPr>
          <w:rPr>
            <w:rFonts w:ascii="Cambria Math" w:hAnsi="Cambria Math"/>
          </w:rPr>
          <m:t>DO</m:t>
        </m:r>
        <m:d>
          <m:dPr>
            <m:ctrlPr>
              <w:rPr>
                <w:rFonts w:ascii="Cambria Math" w:hAnsi="Cambria Math"/>
              </w:rPr>
            </m:ctrlPr>
          </m:dPr>
          <m:e>
            <m:r>
              <m:rPr>
                <m:sty m:val="p"/>
              </m:rPr>
              <w:rPr>
                <w:rFonts w:ascii="Cambria Math" w:hAnsi="Cambria Math"/>
              </w:rPr>
              <m:t>t</m:t>
            </m:r>
          </m:e>
        </m:d>
      </m:oMath>
      <w:r w:rsidRPr="009E7D68">
        <w:rPr>
          <w:rFonts w:hint="eastAsia"/>
        </w:rPr>
        <w:t>的预测效果，并据此进行对</w:t>
      </w:r>
      <w:r w:rsidRPr="009E7D68">
        <w:rPr>
          <w:szCs w:val="24"/>
        </w:rPr>
        <w:t>预测模型</w:t>
      </w:r>
      <w:r w:rsidRPr="009E7D68">
        <w:rPr>
          <w:rFonts w:hint="eastAsia"/>
          <w:szCs w:val="24"/>
        </w:rPr>
        <w:t>中的相应参数或常数进行调整修正，也即修正总氮浓度</w:t>
      </w:r>
      <m:oMath>
        <m:d>
          <m:dPr>
            <m:begChr m:val="["/>
            <m:endChr m:val="]"/>
            <m:ctrlPr>
              <w:rPr>
                <w:rFonts w:ascii="Cambria Math" w:hAnsi="Cambria Math"/>
              </w:rPr>
            </m:ctrlPr>
          </m:dPr>
          <m:e>
            <m:r>
              <m:rPr>
                <m:nor/>
              </m:rPr>
              <w:rPr>
                <w:rFonts w:ascii="Cambria Math" w:hAnsi="Cambria Math"/>
              </w:rPr>
              <m:t>TN</m:t>
            </m:r>
          </m:e>
        </m:d>
      </m:oMath>
      <w:r w:rsidRPr="009E7D68">
        <w:rPr>
          <w:rFonts w:hint="eastAsia"/>
        </w:rPr>
        <w:t>的函数关系、</w:t>
      </w:r>
      <w:r w:rsidRPr="009E7D68">
        <w:rPr>
          <w:rFonts w:hint="eastAsia"/>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oMath>
      <w:r w:rsidRPr="009E7D68">
        <w:rPr>
          <w:rFonts w:hint="eastAsia"/>
        </w:rPr>
        <w:t>的函数关系、</w:t>
      </w:r>
      <w:r w:rsidRPr="009E7D68">
        <w:rPr>
          <w:rFonts w:hint="eastAsia"/>
          <w:szCs w:val="24"/>
        </w:rPr>
        <w:t>叶绿素浓度</w:t>
      </w:r>
      <m:oMath>
        <m:r>
          <m:rPr>
            <m:sty m:val="p"/>
          </m:rPr>
          <w:rPr>
            <w:rFonts w:ascii="Cambria Math" w:hAnsi="Cambria Math"/>
          </w:rPr>
          <m:t>C</m:t>
        </m:r>
      </m:oMath>
      <w:r w:rsidRPr="009E7D68">
        <w:rPr>
          <w:rFonts w:hint="eastAsia"/>
        </w:rPr>
        <w:t>的函数关系和</w:t>
      </w:r>
      <w:r w:rsidRPr="009E7D68">
        <w:rPr>
          <w:rFonts w:hint="eastAsia"/>
          <w:szCs w:val="24"/>
        </w:rPr>
        <w:t>溶解氧</w:t>
      </w:r>
      <m:oMath>
        <m:r>
          <m:rPr>
            <m:nor/>
          </m:rPr>
          <w:rPr>
            <w:rFonts w:ascii="Cambria Math" w:hAnsi="Cambria Math"/>
          </w:rPr>
          <m:t>DO</m:t>
        </m:r>
      </m:oMath>
      <w:r w:rsidRPr="009E7D68">
        <w:rPr>
          <w:rFonts w:hint="eastAsia"/>
        </w:rPr>
        <w:t>的函数关系，以使其更接近实测数据。</w:t>
      </w:r>
    </w:p>
    <w:p w14:paraId="53152AAF" w14:textId="77777777" w:rsidR="00044F5E" w:rsidRPr="009E7D68" w:rsidRDefault="00044F5E" w:rsidP="00044F5E">
      <w:pPr>
        <w:pStyle w:val="a3"/>
        <w:adjustRightInd w:val="0"/>
        <w:snapToGrid w:val="0"/>
        <w:spacing w:line="360" w:lineRule="auto"/>
        <w:rPr>
          <w:szCs w:val="24"/>
        </w:rPr>
      </w:pPr>
      <w:r w:rsidRPr="009E7D68">
        <w:rPr>
          <w:szCs w:val="24"/>
        </w:rPr>
        <w:t>环境</w:t>
      </w:r>
      <w:r w:rsidRPr="009E7D68">
        <w:rPr>
          <w:rFonts w:hint="eastAsia"/>
          <w:szCs w:val="24"/>
        </w:rPr>
        <w:t>指标参数第二部分为</w:t>
      </w:r>
      <w:r w:rsidRPr="009E7D68">
        <w:rPr>
          <w:szCs w:val="24"/>
        </w:rPr>
        <w:t>环境影响统计参数</w:t>
      </w:r>
      <w:r w:rsidRPr="009E7D68">
        <w:rPr>
          <w:rFonts w:hint="eastAsia"/>
          <w:szCs w:val="24"/>
        </w:rPr>
        <w:t>，根据所得到的总氮浓度</w:t>
      </w:r>
      <m:oMath>
        <m:d>
          <m:dPr>
            <m:begChr m:val="["/>
            <m:endChr m:val="]"/>
            <m:ctrlPr>
              <w:rPr>
                <w:rFonts w:ascii="Cambria Math" w:hAnsi="Cambria Math"/>
              </w:rPr>
            </m:ctrlPr>
          </m:dPr>
          <m:e>
            <m:r>
              <m:rPr>
                <m:nor/>
              </m:rPr>
              <w:rPr>
                <w:rFonts w:ascii="Cambria Math" w:hAnsi="Cambria Math"/>
              </w:rPr>
              <m:t>TN</m:t>
            </m:r>
          </m:e>
        </m:d>
        <m:d>
          <m:dPr>
            <m:ctrlPr>
              <w:rPr>
                <w:rFonts w:ascii="Cambria Math" w:hAnsi="Cambria Math"/>
              </w:rPr>
            </m:ctrlPr>
          </m:dPr>
          <m:e>
            <m:r>
              <m:rPr>
                <m:sty m:val="p"/>
              </m:rPr>
              <w:rPr>
                <w:rFonts w:ascii="Cambria Math" w:hAnsi="Cambria Math"/>
              </w:rPr>
              <m:t>t</m:t>
            </m:r>
          </m:e>
        </m:d>
      </m:oMath>
      <w:r w:rsidRPr="009E7D68">
        <w:rPr>
          <w:rFonts w:hint="eastAsia"/>
        </w:rPr>
        <w:t>和</w:t>
      </w:r>
      <w:r w:rsidRPr="009E7D68">
        <w:rPr>
          <w:rFonts w:hint="eastAsia"/>
          <w:szCs w:val="24"/>
        </w:rPr>
        <w:t>总磷浓度</w:t>
      </w:r>
      <m:oMath>
        <m:d>
          <m:dPr>
            <m:begChr m:val="["/>
            <m:endChr m:val="]"/>
            <m:ctrlPr>
              <w:rPr>
                <w:rFonts w:ascii="Cambria Math" w:hAnsi="Cambria Math"/>
              </w:rPr>
            </m:ctrlPr>
          </m:dPr>
          <m:e>
            <m:r>
              <m:rPr>
                <m:nor/>
              </m:rPr>
              <w:rPr>
                <w:rFonts w:ascii="Cambria Math" w:hAnsi="Cambria Math"/>
              </w:rPr>
              <m:t>T</m:t>
            </m:r>
            <m:r>
              <m:rPr>
                <m:nor/>
              </m:rPr>
              <w:rPr>
                <w:rFonts w:ascii="Cambria Math" w:hAnsi="Cambria Math" w:hint="eastAsia"/>
              </w:rPr>
              <m:t>P</m:t>
            </m:r>
          </m:e>
        </m:d>
        <m:d>
          <m:dPr>
            <m:ctrlPr>
              <w:rPr>
                <w:rFonts w:ascii="Cambria Math" w:hAnsi="Cambria Math"/>
              </w:rPr>
            </m:ctrlPr>
          </m:dPr>
          <m:e>
            <m:r>
              <m:rPr>
                <m:sty m:val="p"/>
              </m:rPr>
              <w:rPr>
                <w:rFonts w:ascii="Cambria Math" w:hAnsi="Cambria Math"/>
              </w:rPr>
              <m:t>t</m:t>
            </m:r>
          </m:e>
        </m:d>
      </m:oMath>
      <w:r w:rsidRPr="009E7D68">
        <w:rPr>
          <w:rFonts w:hint="eastAsia"/>
        </w:rPr>
        <w:t>，通过函数（例如使用</w:t>
      </w:r>
      <w:r w:rsidRPr="009E7D68">
        <w:rPr>
          <w:rFonts w:hint="eastAsia"/>
        </w:rPr>
        <w:t>Python</w:t>
      </w:r>
      <w:r w:rsidRPr="009E7D68">
        <w:rPr>
          <w:rFonts w:hint="eastAsia"/>
        </w:rPr>
        <w:t>和</w:t>
      </w:r>
      <w:r w:rsidRPr="009E7D68">
        <w:rPr>
          <w:rFonts w:hint="eastAsia"/>
        </w:rPr>
        <w:t>SciPy</w:t>
      </w:r>
      <w:r w:rsidRPr="009E7D68">
        <w:rPr>
          <w:rFonts w:hint="eastAsia"/>
        </w:rPr>
        <w:t>库的</w:t>
      </w:r>
      <w:r w:rsidRPr="009E7D68">
        <w:rPr>
          <w:rFonts w:hint="eastAsia"/>
        </w:rPr>
        <w:t>odeint</w:t>
      </w:r>
      <w:r w:rsidRPr="009E7D68">
        <w:rPr>
          <w:rFonts w:hint="eastAsia"/>
        </w:rPr>
        <w:t>函数）求解微分方程：</w:t>
      </w:r>
      <m:oMath>
        <m:f>
          <m:fPr>
            <m:ctrlPr>
              <w:rPr>
                <w:rFonts w:ascii="Cambria Math" w:hAnsi="Cambria Math"/>
              </w:rPr>
            </m:ctrlPr>
          </m:fPr>
          <m:num>
            <m:r>
              <m:rPr>
                <m:sty m:val="p"/>
              </m:rPr>
              <w:rPr>
                <w:rFonts w:ascii="Cambria Math" w:hAnsi="Cambria Math"/>
              </w:rPr>
              <m:t>d</m:t>
            </m:r>
            <m:d>
              <m:dPr>
                <m:ctrlPr>
                  <w:rPr>
                    <w:rFonts w:ascii="Cambria Math" w:hAnsi="Cambria Math"/>
                  </w:rPr>
                </m:ctrlPr>
              </m:dPr>
              <m:e>
                <m:r>
                  <m:rPr>
                    <m:nor/>
                  </m:rPr>
                  <w:rPr>
                    <w:rFonts w:ascii="Cambria Math" w:hAnsi="Cambria Math"/>
                  </w:rPr>
                  <m:t>eTN</m:t>
                </m:r>
              </m:e>
            </m:d>
          </m:num>
          <m:den>
            <m:r>
              <m:rPr>
                <m:sty m:val="p"/>
              </m:rPr>
              <w:rPr>
                <w:rFonts w:ascii="Cambria Math" w:hAnsi="Cambria Math"/>
              </w:rPr>
              <m:t>dt</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nor/>
              </m:rPr>
              <w:rPr>
                <w:rFonts w:ascii="Cambria Math" w:hAnsi="Cambria Math"/>
              </w:rPr>
              <m:t>over</m:t>
            </m:r>
            <m:r>
              <m:rPr>
                <m:sty m:val="p"/>
              </m:rP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TN</m:t>
            </m:r>
          </m:e>
        </m:d>
        <m:r>
          <m:rPr>
            <m:sty m:val="p"/>
          </m:rPr>
          <w:rPr>
            <w:rFonts w:ascii="Cambria Math" w:hAnsi="Cambria Math"/>
          </w:rPr>
          <m:t>⋅V</m:t>
        </m:r>
      </m:oMath>
      <w:r w:rsidRPr="009E7D68">
        <w:rPr>
          <w:rFonts w:hint="eastAsia"/>
        </w:rPr>
        <w:t>和</w:t>
      </w:r>
      <m:oMath>
        <m:f>
          <m:fPr>
            <m:ctrlPr>
              <w:rPr>
                <w:rFonts w:ascii="Cambria Math" w:hAnsi="Cambria Math"/>
              </w:rPr>
            </m:ctrlPr>
          </m:fPr>
          <m:num>
            <m:r>
              <m:rPr>
                <m:sty m:val="p"/>
              </m:rPr>
              <w:rPr>
                <w:rFonts w:ascii="Cambria Math" w:hAnsi="Cambria Math"/>
              </w:rPr>
              <m:t>d</m:t>
            </m:r>
            <m:d>
              <m:dPr>
                <m:ctrlPr>
                  <w:rPr>
                    <w:rFonts w:ascii="Cambria Math" w:hAnsi="Cambria Math"/>
                  </w:rPr>
                </m:ctrlPr>
              </m:dPr>
              <m:e>
                <m:r>
                  <m:rPr>
                    <m:nor/>
                  </m:rPr>
                  <w:rPr>
                    <w:rFonts w:ascii="Cambria Math" w:hAnsi="Cambria Math"/>
                  </w:rPr>
                  <m:t>eTP</m:t>
                </m:r>
              </m:e>
            </m:d>
          </m:num>
          <m:den>
            <m:r>
              <m:rPr>
                <m:sty m:val="p"/>
              </m:rPr>
              <w:rPr>
                <w:rFonts w:ascii="Cambria Math" w:hAnsi="Cambria Math"/>
              </w:rPr>
              <m:t>dt</m:t>
            </m:r>
          </m:den>
        </m:f>
        <m:r>
          <m:rPr>
            <m:sty m:val="p"/>
          </m:rPr>
          <w:rPr>
            <w:rFonts w:ascii="Cambria Math" w:hAnsi="Cambria Math"/>
          </w:rPr>
          <m:t>=Q</m:t>
        </m:r>
        <m:sSub>
          <m:sSubPr>
            <m:ctrlPr>
              <w:rPr>
                <w:rFonts w:ascii="Cambria Math" w:hAnsi="Cambria Math"/>
              </w:rPr>
            </m:ctrlPr>
          </m:sSubPr>
          <m:e>
            <m:r>
              <m:rPr>
                <m:nor/>
              </m:rPr>
              <w:rPr>
                <w:rFonts w:ascii="Cambria Math" w:hAnsi="Cambria Math"/>
              </w:rPr>
              <m:t>over</m:t>
            </m:r>
          </m:e>
          <m:sub>
            <m:r>
              <m:rPr>
                <m:sty m:val="p"/>
              </m:rPr>
              <w:rPr>
                <w:rFonts w:ascii="Cambria Math" w:hAnsi="Cambria Math"/>
              </w:rPr>
              <m:t>V</m:t>
            </m:r>
          </m:sub>
        </m:sSub>
        <m:r>
          <m:rPr>
            <m:sty m:val="p"/>
          </m:rPr>
          <w:rPr>
            <w:rFonts w:ascii="Cambria Math" w:hAnsi="Cambria Math"/>
          </w:rPr>
          <m:t>⋅</m:t>
        </m:r>
        <m:d>
          <m:dPr>
            <m:begChr m:val="["/>
            <m:endChr m:val="]"/>
            <m:ctrlPr>
              <w:rPr>
                <w:rFonts w:ascii="Cambria Math" w:hAnsi="Cambria Math"/>
              </w:rPr>
            </m:ctrlPr>
          </m:dPr>
          <m:e>
            <m:r>
              <m:rPr>
                <m:nor/>
              </m:rPr>
              <w:rPr>
                <w:rFonts w:ascii="Cambria Math" w:hAnsi="Cambria Math"/>
              </w:rPr>
              <m:t>TP</m:t>
            </m:r>
          </m:e>
        </m:d>
        <m:r>
          <m:rPr>
            <m:sty m:val="p"/>
          </m:rPr>
          <w:rPr>
            <w:rFonts w:ascii="Cambria Math" w:hAnsi="Cambria Math"/>
          </w:rPr>
          <m:t>⋅V</m:t>
        </m:r>
      </m:oMath>
      <w:r w:rsidRPr="009E7D68">
        <w:rPr>
          <w:rFonts w:hint="eastAsia"/>
        </w:rPr>
        <w:t>，可得到与时间</w:t>
      </w:r>
      <w:r w:rsidRPr="009E7D68">
        <w:rPr>
          <w:rFonts w:hint="eastAsia"/>
        </w:rPr>
        <w:t>t</w:t>
      </w:r>
      <w:r w:rsidRPr="009E7D68">
        <w:rPr>
          <w:rFonts w:hint="eastAsia"/>
        </w:rPr>
        <w:t>相关的</w:t>
      </w:r>
      <w:r w:rsidRPr="009E7D68">
        <w:rPr>
          <w:rFonts w:hint="eastAsia"/>
          <w:szCs w:val="24"/>
        </w:rPr>
        <w:t>氮累积排放</w:t>
      </w:r>
      <m:oMath>
        <m:r>
          <m:rPr>
            <m:nor/>
          </m:rPr>
          <w:rPr>
            <w:rFonts w:ascii="Cambria Math" w:hAnsi="Cambria Math"/>
          </w:rPr>
          <m:t>eTN</m:t>
        </m:r>
        <m:d>
          <m:dPr>
            <m:ctrlPr>
              <w:rPr>
                <w:rFonts w:ascii="Cambria Math" w:hAnsi="Cambria Math"/>
              </w:rPr>
            </m:ctrlPr>
          </m:dPr>
          <m:e>
            <m:r>
              <m:rPr>
                <m:sty m:val="p"/>
              </m:rPr>
              <w:rPr>
                <w:rFonts w:ascii="Cambria Math" w:hAnsi="Cambria Math"/>
              </w:rPr>
              <m:t>t</m:t>
            </m:r>
          </m:e>
        </m:d>
      </m:oMath>
      <w:r w:rsidRPr="009E7D68">
        <w:rPr>
          <w:rFonts w:hint="eastAsia"/>
        </w:rPr>
        <w:t>和</w:t>
      </w:r>
      <w:r w:rsidRPr="009E7D68">
        <w:rPr>
          <w:rFonts w:hint="eastAsia"/>
          <w:szCs w:val="24"/>
        </w:rPr>
        <w:t>磷累积排放</w:t>
      </w:r>
      <m:oMath>
        <m:r>
          <m:rPr>
            <m:nor/>
          </m:rPr>
          <w:rPr>
            <w:rFonts w:ascii="Cambria Math" w:hAnsi="Cambria Math"/>
          </w:rPr>
          <m:t>eT</m:t>
        </m:r>
        <m:r>
          <m:rPr>
            <m:nor/>
          </m:rPr>
          <w:rPr>
            <w:rFonts w:ascii="Cambria Math" w:hAnsi="Cambria Math" w:hint="eastAsia"/>
          </w:rPr>
          <m:t>P</m:t>
        </m:r>
        <m:d>
          <m:dPr>
            <m:ctrlPr>
              <w:rPr>
                <w:rFonts w:ascii="Cambria Math" w:hAnsi="Cambria Math"/>
              </w:rPr>
            </m:ctrlPr>
          </m:dPr>
          <m:e>
            <m:r>
              <m:rPr>
                <m:sty m:val="p"/>
              </m:rPr>
              <w:rPr>
                <w:rFonts w:ascii="Cambria Math" w:hAnsi="Cambria Math"/>
              </w:rPr>
              <m:t>t</m:t>
            </m:r>
          </m:e>
        </m:d>
      </m:oMath>
      <w:r w:rsidRPr="009E7D68">
        <w:rPr>
          <w:rFonts w:hint="eastAsia"/>
        </w:rPr>
        <w:t>，参见图</w:t>
      </w:r>
      <w:r w:rsidRPr="009E7D68">
        <w:rPr>
          <w:rFonts w:hint="eastAsia"/>
        </w:rPr>
        <w:t>11</w:t>
      </w:r>
      <w:r w:rsidRPr="009E7D68">
        <w:rPr>
          <w:rFonts w:hint="eastAsia"/>
        </w:rPr>
        <w:t>和图</w:t>
      </w:r>
      <w:r w:rsidRPr="009E7D68">
        <w:rPr>
          <w:rFonts w:hint="eastAsia"/>
        </w:rPr>
        <w:t>12</w:t>
      </w:r>
      <w:r w:rsidRPr="009E7D68">
        <w:rPr>
          <w:rFonts w:hint="eastAsia"/>
        </w:rPr>
        <w:t>所示。</w:t>
      </w:r>
    </w:p>
    <w:p w14:paraId="6E136C6A" w14:textId="7509D52E" w:rsidR="00044F5E" w:rsidRPr="009E7D68" w:rsidRDefault="00044F5E" w:rsidP="00044F5E">
      <w:pPr>
        <w:pStyle w:val="a3"/>
        <w:adjustRightInd w:val="0"/>
        <w:snapToGrid w:val="0"/>
        <w:spacing w:line="360" w:lineRule="auto"/>
        <w:ind w:left="360" w:firstLine="0"/>
        <w:rPr>
          <w:szCs w:val="24"/>
        </w:rPr>
      </w:pPr>
      <w:r w:rsidRPr="009E7D68">
        <w:rPr>
          <w:szCs w:val="24"/>
        </w:rPr>
        <w:t>S4</w:t>
      </w:r>
      <w:r w:rsidRPr="009E7D68">
        <w:rPr>
          <w:szCs w:val="24"/>
        </w:rPr>
        <w:t>、基于考核指标参数随时间的变化关系，</w:t>
      </w:r>
      <w:bookmarkStart w:id="99" w:name="OLE_LINK23"/>
      <w:r w:rsidR="00D65861" w:rsidRPr="009E7D68">
        <w:rPr>
          <w:rFonts w:hint="eastAsia"/>
          <w:szCs w:val="24"/>
        </w:rPr>
        <w:t>进行养殖管理，</w:t>
      </w:r>
      <w:r w:rsidRPr="009E7D68">
        <w:rPr>
          <w:szCs w:val="24"/>
        </w:rPr>
        <w:t>调节管理参数</w:t>
      </w:r>
      <w:bookmarkEnd w:id="99"/>
      <w:r w:rsidRPr="009E7D68">
        <w:rPr>
          <w:szCs w:val="24"/>
        </w:rPr>
        <w:t>。</w:t>
      </w:r>
    </w:p>
    <w:p w14:paraId="7A330D79" w14:textId="77777777" w:rsidR="00044F5E" w:rsidRPr="009E7D68" w:rsidRDefault="00044F5E" w:rsidP="00044F5E">
      <w:pPr>
        <w:pStyle w:val="a3"/>
        <w:adjustRightInd w:val="0"/>
        <w:snapToGrid w:val="0"/>
        <w:spacing w:line="360" w:lineRule="auto"/>
        <w:rPr>
          <w:rFonts w:ascii="宋体" w:hAnsi="宋体" w:hint="eastAsia"/>
        </w:rPr>
      </w:pPr>
      <w:r w:rsidRPr="009E7D68">
        <w:rPr>
          <w:rFonts w:hint="eastAsia"/>
          <w:szCs w:val="24"/>
        </w:rPr>
        <w:t>具体地，通过上述步骤得到的</w:t>
      </w:r>
      <w:r w:rsidRPr="009E7D68">
        <w:rPr>
          <w:szCs w:val="24"/>
        </w:rPr>
        <w:t>考核指标参数</w:t>
      </w:r>
      <w:r w:rsidRPr="009E7D68">
        <w:rPr>
          <w:rFonts w:hint="eastAsia"/>
          <w:szCs w:val="24"/>
        </w:rPr>
        <w:t>中的各项参数，来预测养殖状态，包括：</w:t>
      </w:r>
      <w:r w:rsidRPr="009E7D68">
        <w:rPr>
          <w:szCs w:val="24"/>
        </w:rPr>
        <w:t>单体鱼体重</w:t>
      </w:r>
      <m:oMath>
        <m:r>
          <m:rPr>
            <m:sty m:val="p"/>
          </m:rPr>
          <w:rPr>
            <w:rFonts w:ascii="Cambria Math" w:hAnsi="Cambria Math"/>
          </w:rPr>
          <m:t>W</m:t>
        </m:r>
        <m:d>
          <m:dPr>
            <m:ctrlPr>
              <w:rPr>
                <w:rFonts w:ascii="Cambria Math" w:hAnsi="Cambria Math"/>
              </w:rPr>
            </m:ctrlPr>
          </m:dPr>
          <m:e>
            <m:r>
              <m:rPr>
                <m:sty m:val="p"/>
              </m:rPr>
              <w:rPr>
                <w:rFonts w:ascii="Cambria Math" w:hAnsi="Cambria Math"/>
              </w:rPr>
              <m:t>t</m:t>
            </m:r>
          </m:e>
        </m:d>
      </m:oMath>
      <w:r w:rsidRPr="009E7D68">
        <w:rPr>
          <w:rFonts w:hint="eastAsia"/>
        </w:rPr>
        <w:t>在</w:t>
      </w:r>
      <w:r w:rsidRPr="009E7D68">
        <w:rPr>
          <w:rFonts w:hint="eastAsia"/>
          <w:szCs w:val="24"/>
        </w:rPr>
        <w:t>180</w:t>
      </w:r>
      <w:r w:rsidRPr="009E7D68">
        <w:rPr>
          <w:rFonts w:hint="eastAsia"/>
          <w:szCs w:val="24"/>
        </w:rPr>
        <w:t>天内是否接近要求重量（例如</w:t>
      </w:r>
      <w:r w:rsidRPr="009E7D68">
        <w:rPr>
          <w:rFonts w:hint="eastAsia"/>
          <w:szCs w:val="24"/>
        </w:rPr>
        <w:t>1000</w:t>
      </w:r>
      <w:r w:rsidRPr="009E7D68">
        <w:rPr>
          <w:rFonts w:hint="eastAsia"/>
          <w:szCs w:val="24"/>
        </w:rPr>
        <w:t>克）；鱼的存活率是否满足要求（即</w:t>
      </w:r>
      <w:r w:rsidRPr="009E7D68">
        <w:rPr>
          <w:szCs w:val="24"/>
        </w:rPr>
        <w:t>鱼群数量</w:t>
      </w:r>
      <m:oMath>
        <m:r>
          <m:rPr>
            <m:sty m:val="p"/>
          </m:rPr>
          <w:rPr>
            <w:rFonts w:ascii="Cambria Math" w:hAnsi="Cambria Math"/>
          </w:rPr>
          <m:t>N</m:t>
        </m:r>
        <m:d>
          <m:dPr>
            <m:ctrlPr>
              <w:rPr>
                <w:rFonts w:ascii="Cambria Math" w:hAnsi="Cambria Math"/>
              </w:rPr>
            </m:ctrlPr>
          </m:dPr>
          <m:e>
            <m:r>
              <m:rPr>
                <m:sty m:val="p"/>
              </m:rPr>
              <w:rPr>
                <w:rFonts w:ascii="Cambria Math" w:hAnsi="Cambria Math"/>
              </w:rPr>
              <m:t>t</m:t>
            </m:r>
          </m:e>
        </m:d>
      </m:oMath>
      <w:r w:rsidRPr="009E7D68">
        <w:rPr>
          <w:rFonts w:hint="eastAsia"/>
        </w:rPr>
        <w:t>是否满足要求</w:t>
      </w:r>
      <w:r w:rsidRPr="009E7D68">
        <w:rPr>
          <w:rFonts w:hint="eastAsia"/>
          <w:szCs w:val="24"/>
        </w:rPr>
        <w:t>）；水质参数是否满足养殖和环保要求（例如</w:t>
      </w:r>
      <w:r w:rsidRPr="009E7D68">
        <w:rPr>
          <w:rFonts w:hint="eastAsia"/>
          <w:szCs w:val="24"/>
        </w:rPr>
        <w:t>DO</w:t>
      </w:r>
      <w:r w:rsidRPr="009E7D68">
        <w:rPr>
          <w:rFonts w:hint="eastAsia"/>
          <w:szCs w:val="24"/>
        </w:rPr>
        <w:t>应高于</w:t>
      </w:r>
      <w:r w:rsidRPr="009E7D68">
        <w:rPr>
          <w:rFonts w:hint="eastAsia"/>
          <w:szCs w:val="24"/>
        </w:rPr>
        <w:t>5</w:t>
      </w:r>
      <w:r w:rsidRPr="009E7D68">
        <w:rPr>
          <w:rFonts w:hint="eastAsia"/>
          <w:szCs w:val="24"/>
        </w:rPr>
        <w:t>毫克</w:t>
      </w:r>
      <w:r w:rsidRPr="009E7D68">
        <w:rPr>
          <w:rFonts w:hint="eastAsia"/>
          <w:szCs w:val="24"/>
        </w:rPr>
        <w:t>/</w:t>
      </w:r>
      <w:r w:rsidRPr="009E7D68">
        <w:rPr>
          <w:rFonts w:hint="eastAsia"/>
          <w:szCs w:val="24"/>
        </w:rPr>
        <w:t>升，</w:t>
      </w:r>
      <w:r w:rsidRPr="009E7D68">
        <w:rPr>
          <w:rFonts w:hint="eastAsia"/>
          <w:szCs w:val="24"/>
        </w:rPr>
        <w:t>TN</w:t>
      </w:r>
      <w:r w:rsidRPr="009E7D68">
        <w:rPr>
          <w:rFonts w:hint="eastAsia"/>
          <w:szCs w:val="24"/>
        </w:rPr>
        <w:t>和</w:t>
      </w:r>
      <w:r w:rsidRPr="009E7D68">
        <w:rPr>
          <w:rFonts w:hint="eastAsia"/>
          <w:szCs w:val="24"/>
        </w:rPr>
        <w:t>TP</w:t>
      </w:r>
      <w:r w:rsidRPr="009E7D68">
        <w:rPr>
          <w:rFonts w:hint="eastAsia"/>
          <w:szCs w:val="24"/>
        </w:rPr>
        <w:t>浓度保持合理）；氮累积排放</w:t>
      </w:r>
      <m:oMath>
        <m:r>
          <m:rPr>
            <m:nor/>
          </m:rPr>
          <w:rPr>
            <w:rFonts w:ascii="Cambria Math" w:hAnsi="Cambria Math"/>
          </w:rPr>
          <m:t>eTN</m:t>
        </m:r>
        <m:d>
          <m:dPr>
            <m:ctrlPr>
              <w:rPr>
                <w:rFonts w:ascii="Cambria Math" w:hAnsi="Cambria Math"/>
              </w:rPr>
            </m:ctrlPr>
          </m:dPr>
          <m:e>
            <m:r>
              <m:rPr>
                <m:sty m:val="p"/>
              </m:rPr>
              <w:rPr>
                <w:rFonts w:ascii="Cambria Math" w:hAnsi="Cambria Math"/>
              </w:rPr>
              <m:t>t</m:t>
            </m:r>
          </m:e>
        </m:d>
      </m:oMath>
      <w:r w:rsidRPr="009E7D68">
        <w:rPr>
          <w:rFonts w:hint="eastAsia"/>
        </w:rPr>
        <w:t>和</w:t>
      </w:r>
      <w:r w:rsidRPr="009E7D68">
        <w:rPr>
          <w:rFonts w:hint="eastAsia"/>
          <w:szCs w:val="24"/>
        </w:rPr>
        <w:t>磷累积排放</w:t>
      </w:r>
      <m:oMath>
        <m:r>
          <m:rPr>
            <m:nor/>
          </m:rPr>
          <w:rPr>
            <w:rFonts w:ascii="Cambria Math" w:hAnsi="Cambria Math"/>
          </w:rPr>
          <m:t>eT</m:t>
        </m:r>
        <m:r>
          <m:rPr>
            <m:nor/>
          </m:rPr>
          <w:rPr>
            <w:rFonts w:ascii="Cambria Math" w:hAnsi="Cambria Math" w:hint="eastAsia"/>
          </w:rPr>
          <m:t>P</m:t>
        </m:r>
        <m:d>
          <m:dPr>
            <m:ctrlPr>
              <w:rPr>
                <w:rFonts w:ascii="Cambria Math" w:hAnsi="Cambria Math"/>
              </w:rPr>
            </m:ctrlPr>
          </m:dPr>
          <m:e>
            <m:r>
              <m:rPr>
                <m:sty m:val="p"/>
              </m:rPr>
              <w:rPr>
                <w:rFonts w:ascii="Cambria Math" w:hAnsi="Cambria Math"/>
              </w:rPr>
              <m:t>t</m:t>
            </m:r>
          </m:e>
        </m:d>
      </m:oMath>
      <w:r w:rsidRPr="009E7D68">
        <w:rPr>
          <w:rFonts w:hint="eastAsia"/>
        </w:rPr>
        <w:t>是否满足环保要求。基于</w:t>
      </w:r>
      <w:r w:rsidRPr="009E7D68">
        <w:rPr>
          <w:szCs w:val="24"/>
        </w:rPr>
        <w:t>考核指标参数</w:t>
      </w:r>
      <w:r w:rsidRPr="009E7D68">
        <w:rPr>
          <w:rFonts w:hint="eastAsia"/>
          <w:szCs w:val="24"/>
        </w:rPr>
        <w:t>的预测情况，</w:t>
      </w:r>
      <w:r w:rsidRPr="009E7D68">
        <w:rPr>
          <w:szCs w:val="24"/>
        </w:rPr>
        <w:t>调节管理参数</w:t>
      </w:r>
      <w:r w:rsidRPr="009E7D68">
        <w:rPr>
          <w:rFonts w:hint="eastAsia"/>
          <w:szCs w:val="24"/>
        </w:rPr>
        <w:t>中的一项或者多项，从而可以及时对养殖状态进行调</w:t>
      </w:r>
      <w:r w:rsidRPr="009E7D68">
        <w:rPr>
          <w:rFonts w:hint="eastAsia"/>
          <w:szCs w:val="24"/>
        </w:rPr>
        <w:lastRenderedPageBreak/>
        <w:t>整，包括：</w:t>
      </w:r>
      <w:r w:rsidRPr="009E7D68">
        <w:rPr>
          <w:rFonts w:hint="eastAsia"/>
          <w:szCs w:val="24"/>
        </w:rPr>
        <w:t>1</w:t>
      </w:r>
      <w:r w:rsidRPr="009E7D68">
        <w:rPr>
          <w:rFonts w:hint="eastAsia"/>
          <w:szCs w:val="24"/>
        </w:rPr>
        <w:t>）调节</w:t>
      </w:r>
      <w:r w:rsidRPr="009E7D68">
        <w:rPr>
          <w:szCs w:val="24"/>
        </w:rPr>
        <w:t>投饵率</w:t>
      </w:r>
      <w:r w:rsidRPr="009E7D68">
        <w:rPr>
          <w:szCs w:val="24"/>
        </w:rPr>
        <w:t>f</w:t>
      </w:r>
      <w:r w:rsidRPr="009E7D68">
        <w:rPr>
          <w:szCs w:val="24"/>
          <w:vertAlign w:val="subscript"/>
        </w:rPr>
        <w:t>rate</w:t>
      </w:r>
      <w:r w:rsidRPr="009E7D68">
        <w:rPr>
          <w:rFonts w:hint="eastAsia"/>
          <w:szCs w:val="24"/>
        </w:rPr>
        <w:t>；</w:t>
      </w:r>
      <w:bookmarkStart w:id="100" w:name="OLE_LINK38"/>
      <w:r w:rsidRPr="009E7D68">
        <w:rPr>
          <w:rFonts w:hint="eastAsia"/>
          <w:szCs w:val="24"/>
        </w:rPr>
        <w:t>2</w:t>
      </w:r>
      <w:r w:rsidRPr="009E7D68">
        <w:rPr>
          <w:rFonts w:hint="eastAsia"/>
          <w:szCs w:val="24"/>
        </w:rPr>
        <w:t>）</w:t>
      </w:r>
      <w:bookmarkEnd w:id="100"/>
      <w:r w:rsidRPr="009E7D68">
        <w:rPr>
          <w:rFonts w:hint="eastAsia"/>
          <w:szCs w:val="24"/>
        </w:rPr>
        <w:t>通过调整养殖网箱的性能来调节</w:t>
      </w:r>
      <w:r w:rsidRPr="009E7D68">
        <w:rPr>
          <w:szCs w:val="24"/>
        </w:rPr>
        <w:t>水交换率</w:t>
      </w:r>
      <w:r w:rsidRPr="009E7D68">
        <w:rPr>
          <w:szCs w:val="24"/>
        </w:rPr>
        <w:t>Q</w:t>
      </w:r>
      <w:r w:rsidRPr="009E7D68">
        <w:rPr>
          <w:szCs w:val="24"/>
          <w:vertAlign w:val="subscript"/>
        </w:rPr>
        <w:t>overV</w:t>
      </w:r>
      <w:r w:rsidRPr="009E7D68">
        <w:rPr>
          <w:rFonts w:hint="eastAsia"/>
          <w:szCs w:val="24"/>
        </w:rPr>
        <w:t>；</w:t>
      </w:r>
      <w:r w:rsidRPr="009E7D68">
        <w:rPr>
          <w:rFonts w:hint="eastAsia"/>
          <w:szCs w:val="24"/>
        </w:rPr>
        <w:t>3</w:t>
      </w:r>
      <w:r w:rsidRPr="009E7D68">
        <w:rPr>
          <w:rFonts w:hint="eastAsia"/>
          <w:szCs w:val="24"/>
        </w:rPr>
        <w:t>）通过捞起或补充鱼的方式来调节</w:t>
      </w:r>
      <w:r w:rsidRPr="009E7D68">
        <w:rPr>
          <w:szCs w:val="24"/>
        </w:rPr>
        <w:t>鱼群</w:t>
      </w:r>
      <w:r w:rsidRPr="009E7D68">
        <w:rPr>
          <w:rFonts w:hint="eastAsia"/>
          <w:szCs w:val="24"/>
        </w:rPr>
        <w:t>密度。从而</w:t>
      </w:r>
      <w:r w:rsidRPr="009E7D68">
        <w:rPr>
          <w:rFonts w:ascii="宋体" w:hAnsi="宋体"/>
        </w:rPr>
        <w:t>优化</w:t>
      </w:r>
      <w:r w:rsidRPr="009E7D68">
        <w:rPr>
          <w:rFonts w:ascii="宋体" w:hAnsi="宋体" w:hint="eastAsia"/>
        </w:rPr>
        <w:t>养殖</w:t>
      </w:r>
      <w:r w:rsidRPr="009E7D68">
        <w:rPr>
          <w:rFonts w:ascii="宋体" w:hAnsi="宋体"/>
        </w:rPr>
        <w:t>生产和环境可持续性</w:t>
      </w:r>
      <w:r w:rsidRPr="009E7D68">
        <w:rPr>
          <w:rFonts w:ascii="宋体" w:hAnsi="宋体" w:hint="eastAsia"/>
        </w:rPr>
        <w:t>。</w:t>
      </w:r>
    </w:p>
    <w:p w14:paraId="1398DB9D" w14:textId="77777777" w:rsidR="00044F5E" w:rsidRPr="009E7D68" w:rsidRDefault="00044F5E" w:rsidP="00044F5E">
      <w:pPr>
        <w:pStyle w:val="a3"/>
        <w:adjustRightInd w:val="0"/>
        <w:snapToGrid w:val="0"/>
        <w:spacing w:line="360" w:lineRule="auto"/>
        <w:rPr>
          <w:szCs w:val="24"/>
        </w:rPr>
      </w:pPr>
      <w:r w:rsidRPr="009E7D68">
        <w:rPr>
          <w:rFonts w:ascii="宋体" w:hAnsi="宋体" w:hint="eastAsia"/>
        </w:rPr>
        <w:t>本发明还提供了一种</w:t>
      </w:r>
      <w:r w:rsidRPr="009E7D68">
        <w:rPr>
          <w:szCs w:val="24"/>
        </w:rPr>
        <w:t>深海养殖动态综合监测管理系统，</w:t>
      </w:r>
      <w:r w:rsidRPr="009E7D68">
        <w:rPr>
          <w:rFonts w:hint="eastAsia"/>
          <w:szCs w:val="24"/>
        </w:rPr>
        <w:t>用于执行上述的</w:t>
      </w:r>
      <w:r w:rsidRPr="009E7D68">
        <w:rPr>
          <w:szCs w:val="24"/>
        </w:rPr>
        <w:t>深海养殖动态综合监测管理方法</w:t>
      </w:r>
      <w:r w:rsidRPr="009E7D68">
        <w:rPr>
          <w:rFonts w:hint="eastAsia"/>
          <w:szCs w:val="24"/>
        </w:rPr>
        <w:t>，包括：</w:t>
      </w:r>
    </w:p>
    <w:p w14:paraId="6A2DC4DD" w14:textId="77777777" w:rsidR="00044F5E" w:rsidRPr="009E7D68" w:rsidRDefault="00044F5E" w:rsidP="00044F5E">
      <w:pPr>
        <w:pStyle w:val="a3"/>
        <w:adjustRightInd w:val="0"/>
        <w:snapToGrid w:val="0"/>
        <w:spacing w:line="360" w:lineRule="auto"/>
        <w:ind w:left="408" w:firstLine="0"/>
        <w:rPr>
          <w:szCs w:val="24"/>
        </w:rPr>
      </w:pPr>
      <w:r w:rsidRPr="009E7D68">
        <w:rPr>
          <w:rFonts w:hint="eastAsia"/>
          <w:szCs w:val="24"/>
        </w:rPr>
        <w:t>实时监测模块，用于检测</w:t>
      </w:r>
      <w:r w:rsidRPr="009E7D68">
        <w:rPr>
          <w:szCs w:val="24"/>
        </w:rPr>
        <w:t>养殖区域</w:t>
      </w:r>
      <w:bookmarkStart w:id="101" w:name="_Hlk215654079"/>
      <w:r w:rsidRPr="009E7D68">
        <w:rPr>
          <w:rFonts w:hint="eastAsia"/>
          <w:szCs w:val="24"/>
        </w:rPr>
        <w:t>水体</w:t>
      </w:r>
      <w:bookmarkEnd w:id="101"/>
      <w:r w:rsidRPr="009E7D68">
        <w:rPr>
          <w:rFonts w:hint="eastAsia"/>
          <w:szCs w:val="24"/>
        </w:rPr>
        <w:t>的</w:t>
      </w:r>
      <w:r w:rsidRPr="009E7D68">
        <w:rPr>
          <w:szCs w:val="24"/>
        </w:rPr>
        <w:t>温度</w:t>
      </w:r>
      <w:r w:rsidRPr="009E7D68">
        <w:rPr>
          <w:rFonts w:hint="eastAsia"/>
          <w:szCs w:val="24"/>
        </w:rPr>
        <w:t>和</w:t>
      </w:r>
      <w:r w:rsidRPr="009E7D68">
        <w:rPr>
          <w:szCs w:val="24"/>
        </w:rPr>
        <w:t>水质参数</w:t>
      </w:r>
      <w:r w:rsidRPr="009E7D68">
        <w:rPr>
          <w:rFonts w:hint="eastAsia"/>
          <w:szCs w:val="24"/>
        </w:rPr>
        <w:t>。</w:t>
      </w:r>
      <w:r w:rsidRPr="009E7D68">
        <w:rPr>
          <w:szCs w:val="24"/>
        </w:rPr>
        <w:t xml:space="preserve"> </w:t>
      </w:r>
    </w:p>
    <w:p w14:paraId="78E64047" w14:textId="77777777" w:rsidR="00044F5E" w:rsidRPr="009E7D68" w:rsidRDefault="00044F5E" w:rsidP="00044F5E">
      <w:pPr>
        <w:pStyle w:val="a3"/>
        <w:adjustRightInd w:val="0"/>
        <w:snapToGrid w:val="0"/>
        <w:spacing w:line="360" w:lineRule="auto"/>
        <w:rPr>
          <w:szCs w:val="24"/>
        </w:rPr>
      </w:pPr>
      <w:bookmarkStart w:id="102" w:name="OLE_LINK24"/>
      <w:r w:rsidRPr="009E7D68">
        <w:rPr>
          <w:rFonts w:hint="eastAsia"/>
          <w:szCs w:val="24"/>
        </w:rPr>
        <w:t>控制模块</w:t>
      </w:r>
      <w:bookmarkEnd w:id="102"/>
      <w:r w:rsidRPr="009E7D68">
        <w:rPr>
          <w:rFonts w:hint="eastAsia"/>
          <w:szCs w:val="24"/>
        </w:rPr>
        <w:t>，与实时监测模块通讯相连，其中设置有</w:t>
      </w:r>
      <w:bookmarkStart w:id="103" w:name="OLE_LINK25"/>
      <w:r w:rsidRPr="009E7D68">
        <w:rPr>
          <w:szCs w:val="24"/>
        </w:rPr>
        <w:t>预测模型</w:t>
      </w:r>
      <w:bookmarkEnd w:id="103"/>
      <w:r w:rsidRPr="009E7D68">
        <w:rPr>
          <w:rFonts w:hint="eastAsia"/>
          <w:szCs w:val="24"/>
        </w:rPr>
        <w:t>，用于接收实时监测模块所测量的数据并处理计算，得到</w:t>
      </w:r>
      <w:r w:rsidRPr="009E7D68">
        <w:rPr>
          <w:szCs w:val="24"/>
        </w:rPr>
        <w:t>考核指标参数随时间的变化关系</w:t>
      </w:r>
      <w:r w:rsidRPr="009E7D68">
        <w:rPr>
          <w:rFonts w:hint="eastAsia"/>
          <w:szCs w:val="24"/>
        </w:rPr>
        <w:t>。控制模块可包括存储器和处理器，存储器存储有基于</w:t>
      </w:r>
      <w:r w:rsidRPr="009E7D68">
        <w:rPr>
          <w:szCs w:val="24"/>
        </w:rPr>
        <w:t>预测模型</w:t>
      </w:r>
      <w:r w:rsidRPr="009E7D68">
        <w:rPr>
          <w:rFonts w:hint="eastAsia"/>
          <w:szCs w:val="24"/>
        </w:rPr>
        <w:t>的计算机程序，处理器与存储器通信相连，调用计算机程序时执行</w:t>
      </w:r>
      <w:r w:rsidRPr="009E7D68">
        <w:rPr>
          <w:szCs w:val="24"/>
        </w:rPr>
        <w:t>预测模型</w:t>
      </w:r>
      <w:r w:rsidRPr="009E7D68">
        <w:rPr>
          <w:rFonts w:hint="eastAsia"/>
          <w:szCs w:val="24"/>
        </w:rPr>
        <w:t>的运算过程。</w:t>
      </w:r>
    </w:p>
    <w:p w14:paraId="343CD682" w14:textId="77777777" w:rsidR="00044F5E" w:rsidRPr="009E7D68" w:rsidRDefault="00044F5E" w:rsidP="00044F5E">
      <w:pPr>
        <w:pStyle w:val="a3"/>
        <w:adjustRightInd w:val="0"/>
        <w:snapToGrid w:val="0"/>
        <w:spacing w:line="360" w:lineRule="auto"/>
        <w:rPr>
          <w:szCs w:val="24"/>
        </w:rPr>
      </w:pPr>
      <w:r w:rsidRPr="009E7D68">
        <w:rPr>
          <w:rFonts w:hint="eastAsia"/>
          <w:szCs w:val="24"/>
        </w:rPr>
        <w:t>输出模块：与控制模块相连，用于输出控制模块得到</w:t>
      </w:r>
      <w:r w:rsidRPr="009E7D68">
        <w:rPr>
          <w:szCs w:val="24"/>
        </w:rPr>
        <w:t>考核指标参数随时间的变化关系</w:t>
      </w:r>
      <w:r w:rsidRPr="009E7D68">
        <w:rPr>
          <w:rFonts w:hint="eastAsia"/>
          <w:szCs w:val="24"/>
        </w:rPr>
        <w:t>。输出模块可以包括显示屏等结果，可以显示</w:t>
      </w:r>
      <w:r w:rsidRPr="009E7D68">
        <w:rPr>
          <w:szCs w:val="24"/>
        </w:rPr>
        <w:t>考核指标参数</w:t>
      </w:r>
      <w:r w:rsidRPr="009E7D68">
        <w:rPr>
          <w:rFonts w:hint="eastAsia"/>
          <w:szCs w:val="24"/>
        </w:rPr>
        <w:t>的随时间变化的曲线图。显示屏还可以用于显示</w:t>
      </w:r>
      <w:r w:rsidRPr="009E7D68">
        <w:rPr>
          <w:szCs w:val="24"/>
        </w:rPr>
        <w:t>预测模型</w:t>
      </w:r>
      <w:r w:rsidRPr="009E7D68">
        <w:rPr>
          <w:rFonts w:hint="eastAsia"/>
          <w:szCs w:val="24"/>
        </w:rPr>
        <w:t>中的各个函数关系，以方便进行调整。</w:t>
      </w:r>
    </w:p>
    <w:p w14:paraId="1CFE16AA" w14:textId="77777777" w:rsidR="00044F5E" w:rsidRPr="009E7D68" w:rsidRDefault="00044F5E" w:rsidP="00044F5E">
      <w:pPr>
        <w:pStyle w:val="a3"/>
        <w:adjustRightInd w:val="0"/>
        <w:snapToGrid w:val="0"/>
        <w:spacing w:line="360" w:lineRule="auto"/>
        <w:rPr>
          <w:szCs w:val="24"/>
        </w:rPr>
      </w:pPr>
      <w:r w:rsidRPr="009E7D68">
        <w:rPr>
          <w:rFonts w:hint="eastAsia"/>
          <w:szCs w:val="24"/>
        </w:rPr>
        <w:t>输入模块，与控制模块相连，用于设定</w:t>
      </w:r>
      <w:r w:rsidRPr="009E7D68">
        <w:rPr>
          <w:szCs w:val="24"/>
        </w:rPr>
        <w:t>预测模型</w:t>
      </w:r>
      <w:r w:rsidRPr="009E7D68">
        <w:rPr>
          <w:rFonts w:hint="eastAsia"/>
          <w:szCs w:val="24"/>
        </w:rPr>
        <w:t>中各个函数关系的相关参数和常数等，已进行</w:t>
      </w:r>
      <w:r w:rsidRPr="009E7D68">
        <w:rPr>
          <w:szCs w:val="24"/>
        </w:rPr>
        <w:t>预测模型</w:t>
      </w:r>
      <w:r w:rsidRPr="009E7D68">
        <w:rPr>
          <w:rFonts w:hint="eastAsia"/>
          <w:szCs w:val="24"/>
        </w:rPr>
        <w:t>的调整。</w:t>
      </w:r>
    </w:p>
    <w:p w14:paraId="5AB83EA4" w14:textId="77777777" w:rsidR="00044F5E" w:rsidRPr="009E7D68" w:rsidRDefault="00044F5E" w:rsidP="00044F5E">
      <w:pPr>
        <w:pStyle w:val="a3"/>
        <w:adjustRightInd w:val="0"/>
        <w:snapToGrid w:val="0"/>
        <w:spacing w:line="360" w:lineRule="auto"/>
        <w:rPr>
          <w:szCs w:val="24"/>
        </w:rPr>
      </w:pPr>
      <w:r w:rsidRPr="009E7D68">
        <w:rPr>
          <w:rFonts w:hint="eastAsia"/>
          <w:szCs w:val="24"/>
        </w:rPr>
        <w:t xml:space="preserve"> </w:t>
      </w:r>
      <w:r w:rsidRPr="009E7D68">
        <w:rPr>
          <w:rFonts w:hint="eastAsia"/>
          <w:szCs w:val="24"/>
        </w:rPr>
        <w:t>本发明的</w:t>
      </w:r>
      <w:bookmarkStart w:id="104" w:name="OLE_LINK22"/>
      <w:r w:rsidRPr="009E7D68">
        <w:rPr>
          <w:rFonts w:hint="eastAsia"/>
          <w:szCs w:val="24"/>
        </w:rPr>
        <w:t>深海养殖动态综合监测管理方法及系统，具有以下有益效果：</w:t>
      </w:r>
    </w:p>
    <w:p w14:paraId="6947ECF9" w14:textId="77777777" w:rsidR="00044F5E" w:rsidRPr="009E7D68" w:rsidRDefault="00044F5E" w:rsidP="00044F5E">
      <w:pPr>
        <w:pStyle w:val="a3"/>
        <w:adjustRightInd w:val="0"/>
        <w:snapToGrid w:val="0"/>
        <w:spacing w:line="360" w:lineRule="auto"/>
        <w:rPr>
          <w:szCs w:val="24"/>
        </w:rPr>
      </w:pPr>
      <w:r w:rsidRPr="009E7D68">
        <w:rPr>
          <w:rFonts w:hint="eastAsia"/>
          <w:szCs w:val="24"/>
        </w:rPr>
        <w:t>整合了生物、环境和养殖操作等各项因素，通过实时监测、预测建模和自适应管理，能够提供全面综合的动态评估预测，为养殖调整做依据，优化投饵、群密度和水交换等，平衡养殖效率与环境的影响，优化生态承载能力并减少环境影响，能够适合深海网箱环境</w:t>
      </w:r>
      <w:bookmarkEnd w:id="104"/>
      <w:r w:rsidRPr="009E7D68">
        <w:rPr>
          <w:rFonts w:hint="eastAsia"/>
          <w:szCs w:val="24"/>
        </w:rPr>
        <w:t>。</w:t>
      </w:r>
    </w:p>
    <w:p w14:paraId="2055BAFF" w14:textId="77777777" w:rsidR="00D52525" w:rsidRPr="009E7D68" w:rsidRDefault="0094683F" w:rsidP="00BC681E">
      <w:pPr>
        <w:pStyle w:val="a3"/>
        <w:adjustRightInd w:val="0"/>
        <w:snapToGrid w:val="0"/>
        <w:spacing w:line="360" w:lineRule="auto"/>
        <w:ind w:firstLineChars="200" w:firstLine="480"/>
        <w:rPr>
          <w:snapToGrid w:val="0"/>
          <w:kern w:val="0"/>
          <w:szCs w:val="24"/>
        </w:rPr>
      </w:pPr>
      <w:r w:rsidRPr="009E7D68">
        <w:rPr>
          <w:snapToGrid w:val="0"/>
          <w:kern w:val="0"/>
          <w:szCs w:val="24"/>
        </w:rPr>
        <w:t>综上所述，</w:t>
      </w:r>
      <w:r w:rsidR="00E3701D" w:rsidRPr="009E7D68">
        <w:rPr>
          <w:snapToGrid w:val="0"/>
          <w:kern w:val="0"/>
          <w:szCs w:val="24"/>
        </w:rPr>
        <w:t>本</w:t>
      </w:r>
      <w:r w:rsidR="000B3608" w:rsidRPr="009E7D68">
        <w:rPr>
          <w:snapToGrid w:val="0"/>
          <w:kern w:val="0"/>
          <w:szCs w:val="24"/>
        </w:rPr>
        <w:t>发明</w:t>
      </w:r>
      <w:r w:rsidR="00E3701D" w:rsidRPr="009E7D68">
        <w:rPr>
          <w:snapToGrid w:val="0"/>
          <w:kern w:val="0"/>
          <w:szCs w:val="24"/>
        </w:rPr>
        <w:t>有效克服了现有技术中的种种缺点</w:t>
      </w:r>
      <w:r w:rsidRPr="009E7D68">
        <w:rPr>
          <w:snapToGrid w:val="0"/>
          <w:kern w:val="0"/>
          <w:szCs w:val="24"/>
        </w:rPr>
        <w:t>而具</w:t>
      </w:r>
      <w:r w:rsidR="00CA3FF6" w:rsidRPr="009E7D68">
        <w:rPr>
          <w:snapToGrid w:val="0"/>
          <w:kern w:val="0"/>
          <w:szCs w:val="24"/>
        </w:rPr>
        <w:t>有</w:t>
      </w:r>
      <w:r w:rsidRPr="009E7D68">
        <w:rPr>
          <w:snapToGrid w:val="0"/>
          <w:kern w:val="0"/>
          <w:szCs w:val="24"/>
        </w:rPr>
        <w:t>高度产业利用价值。</w:t>
      </w:r>
    </w:p>
    <w:p w14:paraId="13F38362" w14:textId="77777777" w:rsidR="00005AFD" w:rsidRPr="009E7D68" w:rsidRDefault="00005AFD" w:rsidP="00F60534">
      <w:pPr>
        <w:pStyle w:val="a3"/>
        <w:adjustRightInd w:val="0"/>
        <w:snapToGrid w:val="0"/>
        <w:spacing w:line="360" w:lineRule="auto"/>
        <w:ind w:firstLineChars="200" w:firstLine="480"/>
        <w:rPr>
          <w:snapToGrid w:val="0"/>
          <w:kern w:val="0"/>
          <w:szCs w:val="24"/>
        </w:rPr>
      </w:pPr>
      <w:r w:rsidRPr="009E7D68">
        <w:rPr>
          <w:snapToGrid w:val="0"/>
          <w:kern w:val="0"/>
          <w:szCs w:val="24"/>
        </w:rPr>
        <w:t>上述实施例仅例示性说明本</w:t>
      </w:r>
      <w:r w:rsidR="000B3608" w:rsidRPr="009E7D68">
        <w:rPr>
          <w:snapToGrid w:val="0"/>
          <w:kern w:val="0"/>
          <w:szCs w:val="24"/>
        </w:rPr>
        <w:t>发明</w:t>
      </w:r>
      <w:r w:rsidRPr="009E7D68">
        <w:rPr>
          <w:snapToGrid w:val="0"/>
          <w:kern w:val="0"/>
          <w:szCs w:val="24"/>
        </w:rPr>
        <w:t>的原理及其功效，而非用于限制本</w:t>
      </w:r>
      <w:r w:rsidR="000B3608" w:rsidRPr="009E7D68">
        <w:rPr>
          <w:snapToGrid w:val="0"/>
          <w:kern w:val="0"/>
          <w:szCs w:val="24"/>
        </w:rPr>
        <w:t>发明</w:t>
      </w:r>
      <w:r w:rsidRPr="009E7D68">
        <w:rPr>
          <w:snapToGrid w:val="0"/>
          <w:kern w:val="0"/>
          <w:szCs w:val="24"/>
        </w:rPr>
        <w:t>。任何</w:t>
      </w:r>
      <w:r w:rsidR="002C7C41" w:rsidRPr="009E7D68">
        <w:rPr>
          <w:snapToGrid w:val="0"/>
          <w:kern w:val="0"/>
          <w:szCs w:val="24"/>
        </w:rPr>
        <w:t>熟悉</w:t>
      </w:r>
      <w:r w:rsidRPr="009E7D68">
        <w:rPr>
          <w:snapToGrid w:val="0"/>
          <w:kern w:val="0"/>
          <w:szCs w:val="24"/>
        </w:rPr>
        <w:t>此技术的人士皆可在不违背本</w:t>
      </w:r>
      <w:r w:rsidR="000B3608" w:rsidRPr="009E7D68">
        <w:rPr>
          <w:snapToGrid w:val="0"/>
          <w:kern w:val="0"/>
          <w:szCs w:val="24"/>
        </w:rPr>
        <w:t>发明</w:t>
      </w:r>
      <w:r w:rsidRPr="009E7D68">
        <w:rPr>
          <w:snapToGrid w:val="0"/>
          <w:kern w:val="0"/>
          <w:szCs w:val="24"/>
        </w:rPr>
        <w:t>的精神及范畴下，对上述实施例进行修饰或改变。因此，举凡所属技术领域中具有通常知识者在未脱离本</w:t>
      </w:r>
      <w:r w:rsidR="000B3608" w:rsidRPr="009E7D68">
        <w:rPr>
          <w:snapToGrid w:val="0"/>
          <w:kern w:val="0"/>
          <w:szCs w:val="24"/>
        </w:rPr>
        <w:t>发明</w:t>
      </w:r>
      <w:r w:rsidRPr="009E7D68">
        <w:rPr>
          <w:snapToGrid w:val="0"/>
          <w:kern w:val="0"/>
          <w:szCs w:val="24"/>
        </w:rPr>
        <w:t>所揭示的精神与技术思想下所完成的一切等效修饰或改变，仍应由</w:t>
      </w:r>
      <w:r w:rsidR="000F6607" w:rsidRPr="009E7D68">
        <w:rPr>
          <w:snapToGrid w:val="0"/>
          <w:kern w:val="0"/>
          <w:szCs w:val="24"/>
        </w:rPr>
        <w:t>本</w:t>
      </w:r>
      <w:r w:rsidR="000B3608" w:rsidRPr="009E7D68">
        <w:rPr>
          <w:snapToGrid w:val="0"/>
          <w:kern w:val="0"/>
          <w:szCs w:val="24"/>
        </w:rPr>
        <w:t>发明</w:t>
      </w:r>
      <w:r w:rsidRPr="009E7D68">
        <w:rPr>
          <w:snapToGrid w:val="0"/>
          <w:kern w:val="0"/>
          <w:szCs w:val="24"/>
        </w:rPr>
        <w:t>的权利要求所涵盖。</w:t>
      </w:r>
    </w:p>
    <w:p w14:paraId="000409AB" w14:textId="77777777" w:rsidR="004118A4" w:rsidRPr="009E7D68" w:rsidRDefault="004118A4" w:rsidP="00F60534">
      <w:pPr>
        <w:pStyle w:val="a3"/>
        <w:adjustRightInd w:val="0"/>
        <w:snapToGrid w:val="0"/>
        <w:spacing w:line="360" w:lineRule="auto"/>
        <w:ind w:firstLineChars="200" w:firstLine="480"/>
        <w:rPr>
          <w:snapToGrid w:val="0"/>
          <w:kern w:val="0"/>
          <w:szCs w:val="24"/>
        </w:rPr>
      </w:pPr>
    </w:p>
    <w:p w14:paraId="35F3880A" w14:textId="77777777" w:rsidR="004118A4" w:rsidRPr="009E7D68" w:rsidRDefault="004118A4" w:rsidP="00F60534">
      <w:pPr>
        <w:pStyle w:val="a3"/>
        <w:adjustRightInd w:val="0"/>
        <w:snapToGrid w:val="0"/>
        <w:spacing w:line="360" w:lineRule="auto"/>
        <w:ind w:firstLineChars="200" w:firstLine="480"/>
        <w:rPr>
          <w:snapToGrid w:val="0"/>
          <w:kern w:val="0"/>
          <w:szCs w:val="24"/>
        </w:rPr>
      </w:pPr>
    </w:p>
    <w:p w14:paraId="5AB6B3D6" w14:textId="77777777" w:rsidR="004118A4" w:rsidRPr="009E7D68" w:rsidRDefault="004118A4" w:rsidP="00F60534">
      <w:pPr>
        <w:pStyle w:val="a3"/>
        <w:adjustRightInd w:val="0"/>
        <w:snapToGrid w:val="0"/>
        <w:spacing w:line="360" w:lineRule="auto"/>
        <w:ind w:firstLineChars="200" w:firstLine="480"/>
        <w:rPr>
          <w:szCs w:val="24"/>
        </w:rPr>
        <w:sectPr w:rsidR="004118A4" w:rsidRPr="009E7D68" w:rsidSect="00674833">
          <w:headerReference w:type="default" r:id="rId17"/>
          <w:footerReference w:type="default" r:id="rId18"/>
          <w:headerReference w:type="first" r:id="rId19"/>
          <w:footerReference w:type="first" r:id="rId20"/>
          <w:pgSz w:w="11906" w:h="16838" w:code="9"/>
          <w:pgMar w:top="1712" w:right="851" w:bottom="851" w:left="1418" w:header="851" w:footer="113" w:gutter="0"/>
          <w:pgNumType w:start="1"/>
          <w:cols w:space="425"/>
          <w:docGrid w:type="lines" w:linePitch="312"/>
        </w:sectPr>
      </w:pPr>
    </w:p>
    <w:p w14:paraId="4E7449DA" w14:textId="392A461D" w:rsidR="0094683F" w:rsidRPr="009E7D68" w:rsidRDefault="00471339" w:rsidP="000947E1">
      <w:pPr>
        <w:spacing w:line="360" w:lineRule="auto"/>
        <w:jc w:val="center"/>
        <w:rPr>
          <w:sz w:val="24"/>
          <w:szCs w:val="24"/>
        </w:rPr>
      </w:pPr>
      <w:r w:rsidRPr="009E7D68">
        <w:rPr>
          <w:noProof/>
        </w:rPr>
        <w:lastRenderedPageBreak/>
        <w:drawing>
          <wp:inline distT="0" distB="0" distL="0" distR="0" wp14:anchorId="3A0F73EF" wp14:editId="76064DE5">
            <wp:extent cx="5542022" cy="5140618"/>
            <wp:effectExtent l="0" t="0" r="1905" b="3175"/>
            <wp:docPr id="2670629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46481" cy="5144754"/>
                    </a:xfrm>
                    <a:prstGeom prst="rect">
                      <a:avLst/>
                    </a:prstGeom>
                    <a:noFill/>
                    <a:ln>
                      <a:noFill/>
                    </a:ln>
                  </pic:spPr>
                </pic:pic>
              </a:graphicData>
            </a:graphic>
          </wp:inline>
        </w:drawing>
      </w:r>
    </w:p>
    <w:p w14:paraId="5E420BD5" w14:textId="77777777" w:rsidR="00DC5B80" w:rsidRPr="009E7D68" w:rsidRDefault="00DC5B80" w:rsidP="000947E1">
      <w:pPr>
        <w:pStyle w:val="a3"/>
        <w:adjustRightInd w:val="0"/>
        <w:snapToGrid w:val="0"/>
        <w:spacing w:line="360" w:lineRule="auto"/>
        <w:ind w:firstLine="0"/>
        <w:jc w:val="center"/>
        <w:rPr>
          <w:szCs w:val="24"/>
        </w:rPr>
      </w:pPr>
      <w:r w:rsidRPr="009E7D68">
        <w:rPr>
          <w:szCs w:val="24"/>
        </w:rPr>
        <w:t>图</w:t>
      </w:r>
      <w:r w:rsidRPr="009E7D68">
        <w:rPr>
          <w:szCs w:val="24"/>
        </w:rPr>
        <w:t>1</w:t>
      </w:r>
    </w:p>
    <w:p w14:paraId="26CCC9D7" w14:textId="7F3F14A6" w:rsidR="00985FD4" w:rsidRPr="009E7D68" w:rsidRDefault="006160C0" w:rsidP="000947E1">
      <w:pPr>
        <w:pStyle w:val="a3"/>
        <w:adjustRightInd w:val="0"/>
        <w:snapToGrid w:val="0"/>
        <w:spacing w:line="360" w:lineRule="auto"/>
        <w:ind w:firstLine="0"/>
        <w:jc w:val="center"/>
        <w:rPr>
          <w:szCs w:val="24"/>
        </w:rPr>
      </w:pPr>
      <w:r w:rsidRPr="009E7D68">
        <w:rPr>
          <w:noProof/>
        </w:rPr>
        <w:lastRenderedPageBreak/>
        <w:drawing>
          <wp:inline distT="0" distB="0" distL="0" distR="0" wp14:anchorId="32081B11" wp14:editId="389B4251">
            <wp:extent cx="5636365" cy="3884103"/>
            <wp:effectExtent l="0" t="0" r="2540" b="2540"/>
            <wp:docPr id="1348079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79871" name=""/>
                    <pic:cNvPicPr/>
                  </pic:nvPicPr>
                  <pic:blipFill>
                    <a:blip r:embed="rId22"/>
                    <a:stretch>
                      <a:fillRect/>
                    </a:stretch>
                  </pic:blipFill>
                  <pic:spPr>
                    <a:xfrm>
                      <a:off x="0" y="0"/>
                      <a:ext cx="5639426" cy="3886212"/>
                    </a:xfrm>
                    <a:prstGeom prst="rect">
                      <a:avLst/>
                    </a:prstGeom>
                  </pic:spPr>
                </pic:pic>
              </a:graphicData>
            </a:graphic>
          </wp:inline>
        </w:drawing>
      </w:r>
    </w:p>
    <w:p w14:paraId="19680052" w14:textId="77777777" w:rsidR="00985FD4" w:rsidRPr="009E7D68" w:rsidRDefault="001B13A4" w:rsidP="000947E1">
      <w:pPr>
        <w:pStyle w:val="a3"/>
        <w:adjustRightInd w:val="0"/>
        <w:snapToGrid w:val="0"/>
        <w:spacing w:line="360" w:lineRule="auto"/>
        <w:ind w:firstLine="0"/>
        <w:jc w:val="center"/>
        <w:rPr>
          <w:szCs w:val="24"/>
        </w:rPr>
      </w:pPr>
      <w:r w:rsidRPr="009E7D68">
        <w:rPr>
          <w:szCs w:val="24"/>
        </w:rPr>
        <w:t>图</w:t>
      </w:r>
      <w:r w:rsidRPr="009E7D68">
        <w:rPr>
          <w:szCs w:val="24"/>
        </w:rPr>
        <w:t>2</w:t>
      </w:r>
    </w:p>
    <w:p w14:paraId="45E0FAA4" w14:textId="3289C52F" w:rsidR="001B13A4" w:rsidRPr="009E7D68" w:rsidRDefault="006160C0" w:rsidP="000947E1">
      <w:pPr>
        <w:pStyle w:val="a3"/>
        <w:adjustRightInd w:val="0"/>
        <w:snapToGrid w:val="0"/>
        <w:spacing w:line="360" w:lineRule="auto"/>
        <w:ind w:firstLine="0"/>
        <w:jc w:val="center"/>
        <w:rPr>
          <w:szCs w:val="24"/>
        </w:rPr>
      </w:pPr>
      <w:r w:rsidRPr="009E7D68">
        <w:rPr>
          <w:noProof/>
        </w:rPr>
        <w:drawing>
          <wp:inline distT="0" distB="0" distL="0" distR="0" wp14:anchorId="6A5E7CF4" wp14:editId="5EF2665E">
            <wp:extent cx="5465154" cy="3620374"/>
            <wp:effectExtent l="0" t="0" r="2540" b="0"/>
            <wp:docPr id="957094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94757" name=""/>
                    <pic:cNvPicPr/>
                  </pic:nvPicPr>
                  <pic:blipFill>
                    <a:blip r:embed="rId23"/>
                    <a:stretch>
                      <a:fillRect/>
                    </a:stretch>
                  </pic:blipFill>
                  <pic:spPr>
                    <a:xfrm>
                      <a:off x="0" y="0"/>
                      <a:ext cx="5467696" cy="3622058"/>
                    </a:xfrm>
                    <a:prstGeom prst="rect">
                      <a:avLst/>
                    </a:prstGeom>
                  </pic:spPr>
                </pic:pic>
              </a:graphicData>
            </a:graphic>
          </wp:inline>
        </w:drawing>
      </w:r>
    </w:p>
    <w:p w14:paraId="62FC4FE6" w14:textId="77777777" w:rsidR="001B13A4" w:rsidRPr="009E7D68" w:rsidRDefault="001B13A4" w:rsidP="000947E1">
      <w:pPr>
        <w:pStyle w:val="a3"/>
        <w:adjustRightInd w:val="0"/>
        <w:snapToGrid w:val="0"/>
        <w:spacing w:line="360" w:lineRule="auto"/>
        <w:ind w:firstLine="0"/>
        <w:jc w:val="center"/>
        <w:rPr>
          <w:szCs w:val="24"/>
        </w:rPr>
      </w:pPr>
      <w:r w:rsidRPr="009E7D68">
        <w:rPr>
          <w:szCs w:val="24"/>
        </w:rPr>
        <w:t>图</w:t>
      </w:r>
      <w:r w:rsidRPr="009E7D68">
        <w:rPr>
          <w:szCs w:val="24"/>
        </w:rPr>
        <w:t>3</w:t>
      </w:r>
    </w:p>
    <w:p w14:paraId="04922118" w14:textId="00B4AC45" w:rsidR="001B13A4" w:rsidRPr="009E7D68" w:rsidRDefault="006160C0" w:rsidP="000947E1">
      <w:pPr>
        <w:pStyle w:val="a3"/>
        <w:adjustRightInd w:val="0"/>
        <w:snapToGrid w:val="0"/>
        <w:spacing w:line="360" w:lineRule="auto"/>
        <w:ind w:firstLine="0"/>
        <w:jc w:val="center"/>
        <w:rPr>
          <w:szCs w:val="24"/>
        </w:rPr>
      </w:pPr>
      <w:r w:rsidRPr="009E7D68">
        <w:rPr>
          <w:noProof/>
        </w:rPr>
        <w:lastRenderedPageBreak/>
        <w:drawing>
          <wp:inline distT="0" distB="0" distL="0" distR="0" wp14:anchorId="2E419647" wp14:editId="5660AEBB">
            <wp:extent cx="6119495" cy="4107180"/>
            <wp:effectExtent l="0" t="0" r="0" b="7620"/>
            <wp:docPr id="232278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78756" name=""/>
                    <pic:cNvPicPr/>
                  </pic:nvPicPr>
                  <pic:blipFill>
                    <a:blip r:embed="rId24"/>
                    <a:stretch>
                      <a:fillRect/>
                    </a:stretch>
                  </pic:blipFill>
                  <pic:spPr>
                    <a:xfrm>
                      <a:off x="0" y="0"/>
                      <a:ext cx="6119495" cy="4107180"/>
                    </a:xfrm>
                    <a:prstGeom prst="rect">
                      <a:avLst/>
                    </a:prstGeom>
                  </pic:spPr>
                </pic:pic>
              </a:graphicData>
            </a:graphic>
          </wp:inline>
        </w:drawing>
      </w:r>
    </w:p>
    <w:p w14:paraId="750C56D4" w14:textId="77777777" w:rsidR="001B13A4" w:rsidRPr="009E7D68" w:rsidRDefault="001B13A4" w:rsidP="000947E1">
      <w:pPr>
        <w:pStyle w:val="a3"/>
        <w:adjustRightInd w:val="0"/>
        <w:snapToGrid w:val="0"/>
        <w:spacing w:line="360" w:lineRule="auto"/>
        <w:ind w:firstLine="0"/>
        <w:jc w:val="center"/>
        <w:rPr>
          <w:szCs w:val="24"/>
        </w:rPr>
      </w:pPr>
      <w:r w:rsidRPr="009E7D68">
        <w:rPr>
          <w:szCs w:val="24"/>
        </w:rPr>
        <w:t>图</w:t>
      </w:r>
      <w:r w:rsidRPr="009E7D68">
        <w:rPr>
          <w:szCs w:val="24"/>
        </w:rPr>
        <w:t>4</w:t>
      </w:r>
    </w:p>
    <w:p w14:paraId="756BFD4C" w14:textId="35CC86E2" w:rsidR="001B13A4" w:rsidRPr="009E7D68" w:rsidRDefault="006160C0" w:rsidP="000947E1">
      <w:pPr>
        <w:pStyle w:val="a3"/>
        <w:adjustRightInd w:val="0"/>
        <w:snapToGrid w:val="0"/>
        <w:spacing w:line="360" w:lineRule="auto"/>
        <w:ind w:firstLine="0"/>
        <w:jc w:val="center"/>
        <w:rPr>
          <w:szCs w:val="24"/>
        </w:rPr>
      </w:pPr>
      <w:r w:rsidRPr="009E7D68">
        <w:rPr>
          <w:noProof/>
        </w:rPr>
        <w:drawing>
          <wp:inline distT="0" distB="0" distL="0" distR="0" wp14:anchorId="025F4BF2" wp14:editId="3CE7033E">
            <wp:extent cx="6119495" cy="4041775"/>
            <wp:effectExtent l="0" t="0" r="0" b="0"/>
            <wp:docPr id="1731905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05361" name=""/>
                    <pic:cNvPicPr/>
                  </pic:nvPicPr>
                  <pic:blipFill>
                    <a:blip r:embed="rId25"/>
                    <a:stretch>
                      <a:fillRect/>
                    </a:stretch>
                  </pic:blipFill>
                  <pic:spPr>
                    <a:xfrm>
                      <a:off x="0" y="0"/>
                      <a:ext cx="6119495" cy="4041775"/>
                    </a:xfrm>
                    <a:prstGeom prst="rect">
                      <a:avLst/>
                    </a:prstGeom>
                  </pic:spPr>
                </pic:pic>
              </a:graphicData>
            </a:graphic>
          </wp:inline>
        </w:drawing>
      </w:r>
    </w:p>
    <w:p w14:paraId="4AE1373B" w14:textId="77777777" w:rsidR="001B13A4" w:rsidRPr="009E7D68" w:rsidRDefault="001B13A4" w:rsidP="000947E1">
      <w:pPr>
        <w:pStyle w:val="a3"/>
        <w:adjustRightInd w:val="0"/>
        <w:snapToGrid w:val="0"/>
        <w:spacing w:line="360" w:lineRule="auto"/>
        <w:ind w:firstLine="0"/>
        <w:jc w:val="center"/>
        <w:rPr>
          <w:szCs w:val="24"/>
        </w:rPr>
      </w:pPr>
      <w:r w:rsidRPr="009E7D68">
        <w:rPr>
          <w:szCs w:val="24"/>
        </w:rPr>
        <w:t>图</w:t>
      </w:r>
      <w:r w:rsidRPr="009E7D68">
        <w:rPr>
          <w:szCs w:val="24"/>
        </w:rPr>
        <w:t>5</w:t>
      </w:r>
    </w:p>
    <w:p w14:paraId="3D10BE8E" w14:textId="1504ACB0" w:rsidR="001B13A4" w:rsidRPr="009E7D68" w:rsidRDefault="00DA1984" w:rsidP="000947E1">
      <w:pPr>
        <w:pStyle w:val="a3"/>
        <w:adjustRightInd w:val="0"/>
        <w:snapToGrid w:val="0"/>
        <w:spacing w:line="360" w:lineRule="auto"/>
        <w:ind w:firstLine="0"/>
        <w:jc w:val="center"/>
        <w:rPr>
          <w:szCs w:val="24"/>
        </w:rPr>
      </w:pPr>
      <w:r w:rsidRPr="009E7D68">
        <w:rPr>
          <w:noProof/>
        </w:rPr>
        <w:lastRenderedPageBreak/>
        <w:drawing>
          <wp:inline distT="0" distB="0" distL="0" distR="0" wp14:anchorId="6F618A51" wp14:editId="7A84BEC5">
            <wp:extent cx="5649711" cy="3645901"/>
            <wp:effectExtent l="0" t="0" r="8255" b="0"/>
            <wp:docPr id="236569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9639" name=""/>
                    <pic:cNvPicPr/>
                  </pic:nvPicPr>
                  <pic:blipFill>
                    <a:blip r:embed="rId26"/>
                    <a:stretch>
                      <a:fillRect/>
                    </a:stretch>
                  </pic:blipFill>
                  <pic:spPr>
                    <a:xfrm>
                      <a:off x="0" y="0"/>
                      <a:ext cx="5652477" cy="3647686"/>
                    </a:xfrm>
                    <a:prstGeom prst="rect">
                      <a:avLst/>
                    </a:prstGeom>
                  </pic:spPr>
                </pic:pic>
              </a:graphicData>
            </a:graphic>
          </wp:inline>
        </w:drawing>
      </w:r>
    </w:p>
    <w:p w14:paraId="466B2B8C" w14:textId="77777777" w:rsidR="001B13A4" w:rsidRPr="009E7D68" w:rsidRDefault="001B13A4" w:rsidP="000947E1">
      <w:pPr>
        <w:pStyle w:val="a3"/>
        <w:adjustRightInd w:val="0"/>
        <w:snapToGrid w:val="0"/>
        <w:spacing w:line="360" w:lineRule="auto"/>
        <w:ind w:firstLine="0"/>
        <w:jc w:val="center"/>
        <w:rPr>
          <w:szCs w:val="24"/>
        </w:rPr>
      </w:pPr>
      <w:r w:rsidRPr="009E7D68">
        <w:rPr>
          <w:szCs w:val="24"/>
        </w:rPr>
        <w:t>图</w:t>
      </w:r>
      <w:r w:rsidRPr="009E7D68">
        <w:rPr>
          <w:szCs w:val="24"/>
        </w:rPr>
        <w:t>6</w:t>
      </w:r>
    </w:p>
    <w:p w14:paraId="18726B29" w14:textId="0DDC0786" w:rsidR="001B13A4" w:rsidRPr="009E7D68" w:rsidRDefault="00DA1984" w:rsidP="000947E1">
      <w:pPr>
        <w:pStyle w:val="a3"/>
        <w:adjustRightInd w:val="0"/>
        <w:snapToGrid w:val="0"/>
        <w:spacing w:line="360" w:lineRule="auto"/>
        <w:ind w:firstLine="0"/>
        <w:jc w:val="center"/>
        <w:rPr>
          <w:szCs w:val="24"/>
        </w:rPr>
      </w:pPr>
      <w:r w:rsidRPr="009E7D68">
        <w:rPr>
          <w:noProof/>
        </w:rPr>
        <w:drawing>
          <wp:inline distT="0" distB="0" distL="0" distR="0" wp14:anchorId="4D1957A7" wp14:editId="32496A20">
            <wp:extent cx="6119495" cy="4030345"/>
            <wp:effectExtent l="0" t="0" r="0" b="8255"/>
            <wp:docPr id="1353395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95275" name=""/>
                    <pic:cNvPicPr/>
                  </pic:nvPicPr>
                  <pic:blipFill>
                    <a:blip r:embed="rId27"/>
                    <a:stretch>
                      <a:fillRect/>
                    </a:stretch>
                  </pic:blipFill>
                  <pic:spPr>
                    <a:xfrm>
                      <a:off x="0" y="0"/>
                      <a:ext cx="6119495" cy="4030345"/>
                    </a:xfrm>
                    <a:prstGeom prst="rect">
                      <a:avLst/>
                    </a:prstGeom>
                  </pic:spPr>
                </pic:pic>
              </a:graphicData>
            </a:graphic>
          </wp:inline>
        </w:drawing>
      </w:r>
    </w:p>
    <w:p w14:paraId="28C2FB6D" w14:textId="7C634244" w:rsidR="00287707" w:rsidRPr="009E7D68" w:rsidRDefault="001B13A4" w:rsidP="000947E1">
      <w:pPr>
        <w:pStyle w:val="a3"/>
        <w:adjustRightInd w:val="0"/>
        <w:snapToGrid w:val="0"/>
        <w:spacing w:line="360" w:lineRule="auto"/>
        <w:ind w:firstLine="0"/>
        <w:jc w:val="center"/>
        <w:rPr>
          <w:szCs w:val="24"/>
        </w:rPr>
      </w:pPr>
      <w:r w:rsidRPr="009E7D68">
        <w:rPr>
          <w:szCs w:val="24"/>
        </w:rPr>
        <w:t>图</w:t>
      </w:r>
      <w:r w:rsidR="00287707" w:rsidRPr="009E7D68">
        <w:rPr>
          <w:rFonts w:hint="eastAsia"/>
          <w:szCs w:val="24"/>
        </w:rPr>
        <w:t>7</w:t>
      </w:r>
    </w:p>
    <w:p w14:paraId="3453F100" w14:textId="0A07D168" w:rsidR="00287707" w:rsidRPr="009E7D68" w:rsidRDefault="00DA1984" w:rsidP="000947E1">
      <w:pPr>
        <w:pStyle w:val="a3"/>
        <w:adjustRightInd w:val="0"/>
        <w:snapToGrid w:val="0"/>
        <w:spacing w:line="360" w:lineRule="auto"/>
        <w:ind w:firstLine="0"/>
        <w:jc w:val="center"/>
        <w:rPr>
          <w:szCs w:val="24"/>
        </w:rPr>
      </w:pPr>
      <w:r w:rsidRPr="009E7D68">
        <w:rPr>
          <w:noProof/>
        </w:rPr>
        <w:lastRenderedPageBreak/>
        <w:drawing>
          <wp:inline distT="0" distB="0" distL="0" distR="0" wp14:anchorId="68F947DD" wp14:editId="0FA9F68A">
            <wp:extent cx="6119495" cy="4068445"/>
            <wp:effectExtent l="0" t="0" r="0" b="8255"/>
            <wp:docPr id="1577267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67822" name=""/>
                    <pic:cNvPicPr/>
                  </pic:nvPicPr>
                  <pic:blipFill>
                    <a:blip r:embed="rId28"/>
                    <a:stretch>
                      <a:fillRect/>
                    </a:stretch>
                  </pic:blipFill>
                  <pic:spPr>
                    <a:xfrm>
                      <a:off x="0" y="0"/>
                      <a:ext cx="6119495" cy="4068445"/>
                    </a:xfrm>
                    <a:prstGeom prst="rect">
                      <a:avLst/>
                    </a:prstGeom>
                  </pic:spPr>
                </pic:pic>
              </a:graphicData>
            </a:graphic>
          </wp:inline>
        </w:drawing>
      </w:r>
    </w:p>
    <w:p w14:paraId="7DED7BD9" w14:textId="06F2316E" w:rsidR="00287707" w:rsidRPr="009E7D68" w:rsidRDefault="001B13A4" w:rsidP="000947E1">
      <w:pPr>
        <w:pStyle w:val="a3"/>
        <w:adjustRightInd w:val="0"/>
        <w:snapToGrid w:val="0"/>
        <w:spacing w:line="360" w:lineRule="auto"/>
        <w:ind w:firstLine="0"/>
        <w:jc w:val="center"/>
        <w:rPr>
          <w:szCs w:val="24"/>
        </w:rPr>
      </w:pPr>
      <w:r w:rsidRPr="009E7D68">
        <w:rPr>
          <w:szCs w:val="24"/>
        </w:rPr>
        <w:t>图</w:t>
      </w:r>
      <w:r w:rsidR="00287707" w:rsidRPr="009E7D68">
        <w:rPr>
          <w:rFonts w:hint="eastAsia"/>
          <w:szCs w:val="24"/>
        </w:rPr>
        <w:t>8</w:t>
      </w:r>
    </w:p>
    <w:p w14:paraId="31CF7B37" w14:textId="29265F60" w:rsidR="00287707" w:rsidRPr="009E7D68" w:rsidRDefault="00DA1984" w:rsidP="000947E1">
      <w:pPr>
        <w:pStyle w:val="a3"/>
        <w:adjustRightInd w:val="0"/>
        <w:snapToGrid w:val="0"/>
        <w:spacing w:line="360" w:lineRule="auto"/>
        <w:ind w:firstLine="0"/>
        <w:jc w:val="center"/>
        <w:rPr>
          <w:szCs w:val="24"/>
        </w:rPr>
      </w:pPr>
      <w:r w:rsidRPr="009E7D68">
        <w:rPr>
          <w:noProof/>
        </w:rPr>
        <w:drawing>
          <wp:inline distT="0" distB="0" distL="0" distR="0" wp14:anchorId="4025B23A" wp14:editId="00911130">
            <wp:extent cx="6119495" cy="3954145"/>
            <wp:effectExtent l="0" t="0" r="0" b="8255"/>
            <wp:docPr id="265552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52970" name=""/>
                    <pic:cNvPicPr/>
                  </pic:nvPicPr>
                  <pic:blipFill>
                    <a:blip r:embed="rId29"/>
                    <a:stretch>
                      <a:fillRect/>
                    </a:stretch>
                  </pic:blipFill>
                  <pic:spPr>
                    <a:xfrm>
                      <a:off x="0" y="0"/>
                      <a:ext cx="6119495" cy="3954145"/>
                    </a:xfrm>
                    <a:prstGeom prst="rect">
                      <a:avLst/>
                    </a:prstGeom>
                  </pic:spPr>
                </pic:pic>
              </a:graphicData>
            </a:graphic>
          </wp:inline>
        </w:drawing>
      </w:r>
    </w:p>
    <w:p w14:paraId="312A7697" w14:textId="145EECDB" w:rsidR="00287707" w:rsidRPr="009E7D68" w:rsidRDefault="001B13A4" w:rsidP="000947E1">
      <w:pPr>
        <w:pStyle w:val="a3"/>
        <w:adjustRightInd w:val="0"/>
        <w:snapToGrid w:val="0"/>
        <w:spacing w:line="360" w:lineRule="auto"/>
        <w:ind w:firstLine="0"/>
        <w:jc w:val="center"/>
        <w:rPr>
          <w:szCs w:val="24"/>
        </w:rPr>
      </w:pPr>
      <w:r w:rsidRPr="009E7D68">
        <w:rPr>
          <w:szCs w:val="24"/>
        </w:rPr>
        <w:t>图</w:t>
      </w:r>
      <w:r w:rsidR="00287707" w:rsidRPr="009E7D68">
        <w:rPr>
          <w:rFonts w:hint="eastAsia"/>
          <w:szCs w:val="24"/>
        </w:rPr>
        <w:t>9</w:t>
      </w:r>
    </w:p>
    <w:p w14:paraId="1EA35E3E" w14:textId="0DA403F4" w:rsidR="00287707" w:rsidRPr="009E7D68" w:rsidRDefault="00DA1984" w:rsidP="000947E1">
      <w:pPr>
        <w:pStyle w:val="a3"/>
        <w:adjustRightInd w:val="0"/>
        <w:snapToGrid w:val="0"/>
        <w:spacing w:line="360" w:lineRule="auto"/>
        <w:ind w:firstLine="0"/>
        <w:jc w:val="center"/>
        <w:rPr>
          <w:szCs w:val="24"/>
        </w:rPr>
      </w:pPr>
      <w:r w:rsidRPr="009E7D68">
        <w:rPr>
          <w:noProof/>
        </w:rPr>
        <w:lastRenderedPageBreak/>
        <w:drawing>
          <wp:inline distT="0" distB="0" distL="0" distR="0" wp14:anchorId="6838592B" wp14:editId="7969E498">
            <wp:extent cx="6119495" cy="4076700"/>
            <wp:effectExtent l="0" t="0" r="0" b="0"/>
            <wp:docPr id="522036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36139" name=""/>
                    <pic:cNvPicPr/>
                  </pic:nvPicPr>
                  <pic:blipFill>
                    <a:blip r:embed="rId30"/>
                    <a:stretch>
                      <a:fillRect/>
                    </a:stretch>
                  </pic:blipFill>
                  <pic:spPr>
                    <a:xfrm>
                      <a:off x="0" y="0"/>
                      <a:ext cx="6119495" cy="4076700"/>
                    </a:xfrm>
                    <a:prstGeom prst="rect">
                      <a:avLst/>
                    </a:prstGeom>
                  </pic:spPr>
                </pic:pic>
              </a:graphicData>
            </a:graphic>
          </wp:inline>
        </w:drawing>
      </w:r>
    </w:p>
    <w:p w14:paraId="38D7D39F" w14:textId="6321678D" w:rsidR="00287707" w:rsidRPr="009E7D68" w:rsidRDefault="001B13A4" w:rsidP="000947E1">
      <w:pPr>
        <w:pStyle w:val="a3"/>
        <w:adjustRightInd w:val="0"/>
        <w:snapToGrid w:val="0"/>
        <w:spacing w:line="360" w:lineRule="auto"/>
        <w:ind w:firstLine="0"/>
        <w:jc w:val="center"/>
        <w:rPr>
          <w:szCs w:val="24"/>
        </w:rPr>
      </w:pPr>
      <w:r w:rsidRPr="009E7D68">
        <w:rPr>
          <w:szCs w:val="24"/>
        </w:rPr>
        <w:t>图</w:t>
      </w:r>
      <w:r w:rsidR="00287707" w:rsidRPr="009E7D68">
        <w:rPr>
          <w:rFonts w:hint="eastAsia"/>
          <w:szCs w:val="24"/>
        </w:rPr>
        <w:t>10</w:t>
      </w:r>
    </w:p>
    <w:p w14:paraId="4CD69B56" w14:textId="36B7866A" w:rsidR="00287707" w:rsidRPr="009E7D68" w:rsidRDefault="00EC4B6A" w:rsidP="000947E1">
      <w:pPr>
        <w:pStyle w:val="a3"/>
        <w:adjustRightInd w:val="0"/>
        <w:snapToGrid w:val="0"/>
        <w:spacing w:line="360" w:lineRule="auto"/>
        <w:ind w:firstLine="0"/>
        <w:jc w:val="center"/>
        <w:rPr>
          <w:szCs w:val="24"/>
        </w:rPr>
      </w:pPr>
      <w:r w:rsidRPr="009E7D68">
        <w:rPr>
          <w:noProof/>
        </w:rPr>
        <w:drawing>
          <wp:inline distT="0" distB="0" distL="0" distR="0" wp14:anchorId="39AC71FD" wp14:editId="3334F362">
            <wp:extent cx="6119495" cy="3989705"/>
            <wp:effectExtent l="0" t="0" r="0" b="0"/>
            <wp:docPr id="202505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5182" name=""/>
                    <pic:cNvPicPr/>
                  </pic:nvPicPr>
                  <pic:blipFill>
                    <a:blip r:embed="rId31"/>
                    <a:stretch>
                      <a:fillRect/>
                    </a:stretch>
                  </pic:blipFill>
                  <pic:spPr>
                    <a:xfrm>
                      <a:off x="0" y="0"/>
                      <a:ext cx="6119495" cy="3989705"/>
                    </a:xfrm>
                    <a:prstGeom prst="rect">
                      <a:avLst/>
                    </a:prstGeom>
                  </pic:spPr>
                </pic:pic>
              </a:graphicData>
            </a:graphic>
          </wp:inline>
        </w:drawing>
      </w:r>
    </w:p>
    <w:p w14:paraId="2DB446D5" w14:textId="5CC27962" w:rsidR="00287707" w:rsidRPr="009E7D68" w:rsidRDefault="001B13A4" w:rsidP="000947E1">
      <w:pPr>
        <w:pStyle w:val="a3"/>
        <w:adjustRightInd w:val="0"/>
        <w:snapToGrid w:val="0"/>
        <w:spacing w:line="360" w:lineRule="auto"/>
        <w:ind w:firstLine="0"/>
        <w:jc w:val="center"/>
        <w:rPr>
          <w:szCs w:val="24"/>
        </w:rPr>
      </w:pPr>
      <w:r w:rsidRPr="009E7D68">
        <w:rPr>
          <w:szCs w:val="24"/>
        </w:rPr>
        <w:t>图</w:t>
      </w:r>
      <w:r w:rsidR="00287707" w:rsidRPr="009E7D68">
        <w:rPr>
          <w:rFonts w:hint="eastAsia"/>
          <w:szCs w:val="24"/>
        </w:rPr>
        <w:t>11</w:t>
      </w:r>
    </w:p>
    <w:p w14:paraId="4F439164" w14:textId="3D393733" w:rsidR="00287707" w:rsidRPr="009E7D68" w:rsidRDefault="00EC4B6A" w:rsidP="000947E1">
      <w:pPr>
        <w:pStyle w:val="a3"/>
        <w:adjustRightInd w:val="0"/>
        <w:snapToGrid w:val="0"/>
        <w:spacing w:line="360" w:lineRule="auto"/>
        <w:ind w:firstLine="0"/>
        <w:jc w:val="center"/>
        <w:rPr>
          <w:szCs w:val="24"/>
        </w:rPr>
      </w:pPr>
      <w:r w:rsidRPr="009E7D68">
        <w:rPr>
          <w:noProof/>
        </w:rPr>
        <w:lastRenderedPageBreak/>
        <w:drawing>
          <wp:inline distT="0" distB="0" distL="0" distR="0" wp14:anchorId="5707643C" wp14:editId="03F0178D">
            <wp:extent cx="5614584" cy="3747911"/>
            <wp:effectExtent l="0" t="0" r="5715" b="5080"/>
            <wp:docPr id="562060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60427" name=""/>
                    <pic:cNvPicPr/>
                  </pic:nvPicPr>
                  <pic:blipFill>
                    <a:blip r:embed="rId32"/>
                    <a:stretch>
                      <a:fillRect/>
                    </a:stretch>
                  </pic:blipFill>
                  <pic:spPr>
                    <a:xfrm>
                      <a:off x="0" y="0"/>
                      <a:ext cx="5618713" cy="3750668"/>
                    </a:xfrm>
                    <a:prstGeom prst="rect">
                      <a:avLst/>
                    </a:prstGeom>
                  </pic:spPr>
                </pic:pic>
              </a:graphicData>
            </a:graphic>
          </wp:inline>
        </w:drawing>
      </w:r>
    </w:p>
    <w:p w14:paraId="65E7F971" w14:textId="3B888F0E" w:rsidR="00287707" w:rsidRPr="009E7D68" w:rsidRDefault="001B13A4" w:rsidP="000947E1">
      <w:pPr>
        <w:pStyle w:val="a3"/>
        <w:adjustRightInd w:val="0"/>
        <w:snapToGrid w:val="0"/>
        <w:spacing w:line="360" w:lineRule="auto"/>
        <w:ind w:firstLine="0"/>
        <w:jc w:val="center"/>
        <w:rPr>
          <w:szCs w:val="24"/>
        </w:rPr>
      </w:pPr>
      <w:r w:rsidRPr="009E7D68">
        <w:rPr>
          <w:szCs w:val="24"/>
        </w:rPr>
        <w:t>图</w:t>
      </w:r>
      <w:r w:rsidR="00287707" w:rsidRPr="009E7D68">
        <w:rPr>
          <w:rFonts w:hint="eastAsia"/>
          <w:szCs w:val="24"/>
        </w:rPr>
        <w:t>12</w:t>
      </w:r>
    </w:p>
    <w:p w14:paraId="71B2F6F1" w14:textId="77777777" w:rsidR="00287707" w:rsidRPr="009E7D68" w:rsidRDefault="00287707" w:rsidP="000947E1">
      <w:pPr>
        <w:pStyle w:val="a3"/>
        <w:adjustRightInd w:val="0"/>
        <w:snapToGrid w:val="0"/>
        <w:spacing w:line="360" w:lineRule="auto"/>
        <w:ind w:firstLine="0"/>
        <w:jc w:val="center"/>
        <w:rPr>
          <w:szCs w:val="24"/>
        </w:rPr>
      </w:pPr>
    </w:p>
    <w:p w14:paraId="31825A20" w14:textId="70C826AE" w:rsidR="00287707" w:rsidRPr="009E7D68" w:rsidDel="00BB0232" w:rsidRDefault="001B13A4" w:rsidP="00BB0232">
      <w:pPr>
        <w:pStyle w:val="a3"/>
        <w:adjustRightInd w:val="0"/>
        <w:snapToGrid w:val="0"/>
        <w:spacing w:line="360" w:lineRule="auto"/>
        <w:ind w:firstLine="0"/>
        <w:rPr>
          <w:del w:id="105" w:author="仙斌 曹" w:date="2025-12-18T14:55:00Z" w16du:dateUtc="2025-12-18T06:55:00Z"/>
          <w:szCs w:val="24"/>
        </w:rPr>
        <w:pPrChange w:id="106" w:author="仙斌 曹" w:date="2025-12-18T14:55:00Z" w16du:dateUtc="2025-12-18T06:55:00Z">
          <w:pPr>
            <w:pStyle w:val="a3"/>
            <w:adjustRightInd w:val="0"/>
            <w:snapToGrid w:val="0"/>
            <w:spacing w:line="360" w:lineRule="auto"/>
            <w:ind w:firstLine="0"/>
            <w:jc w:val="center"/>
          </w:pPr>
        </w:pPrChange>
      </w:pPr>
      <w:del w:id="107" w:author="仙斌 曹" w:date="2025-12-18T14:55:00Z" w16du:dateUtc="2025-12-18T06:55:00Z">
        <w:r w:rsidRPr="009E7D68" w:rsidDel="00BB0232">
          <w:rPr>
            <w:szCs w:val="24"/>
          </w:rPr>
          <w:delText>图</w:delText>
        </w:r>
        <w:r w:rsidR="00287707" w:rsidRPr="009E7D68" w:rsidDel="00BB0232">
          <w:rPr>
            <w:rFonts w:hint="eastAsia"/>
            <w:szCs w:val="24"/>
          </w:rPr>
          <w:delText>13</w:delText>
        </w:r>
      </w:del>
    </w:p>
    <w:p w14:paraId="4F7D112A" w14:textId="4980C517" w:rsidR="00287707" w:rsidRPr="009E7D68" w:rsidDel="00BB0232" w:rsidRDefault="00287707" w:rsidP="000947E1">
      <w:pPr>
        <w:pStyle w:val="a3"/>
        <w:adjustRightInd w:val="0"/>
        <w:snapToGrid w:val="0"/>
        <w:spacing w:line="360" w:lineRule="auto"/>
        <w:ind w:firstLine="0"/>
        <w:jc w:val="center"/>
        <w:rPr>
          <w:del w:id="108" w:author="仙斌 曹" w:date="2025-12-18T14:55:00Z" w16du:dateUtc="2025-12-18T06:55:00Z"/>
          <w:szCs w:val="24"/>
        </w:rPr>
      </w:pPr>
    </w:p>
    <w:p w14:paraId="7885BA70" w14:textId="1E91504E" w:rsidR="001B13A4" w:rsidRPr="005F38B3" w:rsidRDefault="001B13A4" w:rsidP="000947E1">
      <w:pPr>
        <w:pStyle w:val="a3"/>
        <w:adjustRightInd w:val="0"/>
        <w:snapToGrid w:val="0"/>
        <w:spacing w:line="360" w:lineRule="auto"/>
        <w:ind w:firstLine="0"/>
        <w:jc w:val="center"/>
        <w:rPr>
          <w:szCs w:val="24"/>
        </w:rPr>
      </w:pPr>
      <w:del w:id="109" w:author="仙斌 曹" w:date="2025-12-18T14:55:00Z" w16du:dateUtc="2025-12-18T06:55:00Z">
        <w:r w:rsidRPr="009E7D68" w:rsidDel="00BB0232">
          <w:rPr>
            <w:szCs w:val="24"/>
          </w:rPr>
          <w:delText>图</w:delText>
        </w:r>
        <w:r w:rsidR="00287707" w:rsidRPr="009E7D68" w:rsidDel="00BB0232">
          <w:rPr>
            <w:rFonts w:hint="eastAsia"/>
            <w:szCs w:val="24"/>
          </w:rPr>
          <w:delText>14</w:delText>
        </w:r>
      </w:del>
    </w:p>
    <w:sectPr w:rsidR="001B13A4" w:rsidRPr="005F38B3" w:rsidSect="00674833">
      <w:headerReference w:type="default" r:id="rId33"/>
      <w:footerReference w:type="default" r:id="rId34"/>
      <w:pgSz w:w="11906" w:h="16838" w:code="9"/>
      <w:pgMar w:top="1712" w:right="851" w:bottom="851" w:left="1418" w:header="851"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5784B" w14:textId="77777777" w:rsidR="008711F3" w:rsidRDefault="008711F3">
      <w:r>
        <w:separator/>
      </w:r>
    </w:p>
  </w:endnote>
  <w:endnote w:type="continuationSeparator" w:id="0">
    <w:p w14:paraId="1660F1F6" w14:textId="77777777" w:rsidR="008711F3" w:rsidRDefault="00871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9D36" w14:textId="77777777" w:rsidR="00496FAB" w:rsidRDefault="00496FAB" w:rsidP="00BE5242">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58901B20" w14:textId="77777777" w:rsidR="00496FAB" w:rsidRDefault="00496FA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CBF0" w14:textId="4A169AA9" w:rsidR="00596678" w:rsidRDefault="00A21920" w:rsidP="00596678">
    <w:pPr>
      <w:pStyle w:val="a6"/>
      <w:spacing w:line="200" w:lineRule="exact"/>
      <w:jc w:val="both"/>
      <w:rPr>
        <w:rFonts w:ascii="黑体" w:eastAsia="黑体"/>
      </w:rPr>
    </w:pPr>
    <w:r>
      <w:rPr>
        <w:rFonts w:eastAsia="黑体"/>
        <w:noProof/>
        <w:spacing w:val="90"/>
        <w:sz w:val="20"/>
      </w:rPr>
      <mc:AlternateContent>
        <mc:Choice Requires="wps">
          <w:drawing>
            <wp:anchor distT="0" distB="0" distL="114300" distR="114300" simplePos="0" relativeHeight="251656192" behindDoc="0" locked="0" layoutInCell="1" allowOverlap="1" wp14:anchorId="274CAA13" wp14:editId="4720A2E9">
              <wp:simplePos x="0" y="0"/>
              <wp:positionH relativeFrom="column">
                <wp:posOffset>0</wp:posOffset>
              </wp:positionH>
              <wp:positionV relativeFrom="paragraph">
                <wp:posOffset>-34290</wp:posOffset>
              </wp:positionV>
              <wp:extent cx="6120130" cy="0"/>
              <wp:effectExtent l="0" t="0" r="0" b="0"/>
              <wp:wrapNone/>
              <wp:docPr id="65198424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A9A8E"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481.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" strokeweight="1pt"/>
          </w:pict>
        </mc:Fallback>
      </mc:AlternateContent>
    </w:r>
    <w:r w:rsidR="00596678">
      <w:rPr>
        <w:rFonts w:ascii="黑体" w:eastAsia="黑体" w:hint="eastAsia"/>
      </w:rPr>
      <w:t xml:space="preserve">100005                                                </w:t>
    </w:r>
    <w:r w:rsidR="00596678">
      <w:rPr>
        <w:rStyle w:val="a8"/>
        <w:rFonts w:hint="eastAsia"/>
      </w:rPr>
      <w:t>1</w:t>
    </w:r>
  </w:p>
  <w:p w14:paraId="03568A30" w14:textId="77777777" w:rsidR="00596678" w:rsidRDefault="00596678" w:rsidP="00596678">
    <w:pPr>
      <w:pStyle w:val="a6"/>
      <w:spacing w:line="200" w:lineRule="exact"/>
      <w:jc w:val="both"/>
      <w:rPr>
        <w:rFonts w:ascii="黑体" w:eastAsia="黑体"/>
      </w:rPr>
    </w:pPr>
    <w:r>
      <w:rPr>
        <w:rFonts w:ascii="黑体" w:eastAsia="黑体" w:hint="eastAsia"/>
      </w:rPr>
      <w:t>2010.2</w:t>
    </w:r>
  </w:p>
  <w:p w14:paraId="29FFF84E" w14:textId="77777777" w:rsidR="00496FAB" w:rsidRDefault="00496FAB">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0CC9" w14:textId="77777777" w:rsidR="00596678" w:rsidRDefault="00596678" w:rsidP="00596678">
    <w:pPr>
      <w:pStyle w:val="a6"/>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sidR="007508C1">
      <w:rPr>
        <w:rFonts w:ascii="黑体" w:eastAsia="黑体" w:hint="eastAsia"/>
      </w:rPr>
      <w:t>4</w:t>
    </w:r>
    <w:r>
      <w:rPr>
        <w:rFonts w:ascii="黑体" w:eastAsia="黑体" w:hint="eastAsia"/>
      </w:rPr>
      <w:t xml:space="preserve">                                              </w:t>
    </w:r>
    <w:r>
      <w:rPr>
        <w:rStyle w:val="a8"/>
      </w:rPr>
      <w:fldChar w:fldCharType="begin"/>
    </w:r>
    <w:r>
      <w:rPr>
        <w:rStyle w:val="a8"/>
      </w:rPr>
      <w:instrText xml:space="preserve"> PAGE </w:instrText>
    </w:r>
    <w:r>
      <w:rPr>
        <w:rStyle w:val="a8"/>
      </w:rPr>
      <w:fldChar w:fldCharType="separate"/>
    </w:r>
    <w:r w:rsidR="001162FC">
      <w:rPr>
        <w:rStyle w:val="a8"/>
        <w:noProof/>
      </w:rPr>
      <w:t>1</w:t>
    </w:r>
    <w:r>
      <w:rPr>
        <w:rStyle w:val="a8"/>
      </w:rPr>
      <w:fldChar w:fldCharType="end"/>
    </w:r>
  </w:p>
  <w:p w14:paraId="3B9D3CE2" w14:textId="11A71296" w:rsidR="00596678" w:rsidRDefault="00A21920" w:rsidP="00596678">
    <w:pPr>
      <w:pStyle w:val="a6"/>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5168" behindDoc="0" locked="0" layoutInCell="0" allowOverlap="1" wp14:anchorId="432569CD" wp14:editId="14B57DC8">
              <wp:simplePos x="0" y="0"/>
              <wp:positionH relativeFrom="column">
                <wp:posOffset>1905</wp:posOffset>
              </wp:positionH>
              <wp:positionV relativeFrom="paragraph">
                <wp:posOffset>-156845</wp:posOffset>
              </wp:positionV>
              <wp:extent cx="6120130" cy="0"/>
              <wp:effectExtent l="0" t="0" r="0" b="0"/>
              <wp:wrapNone/>
              <wp:docPr id="11824573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DFFA9" id="Line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" o:allowincell="f" strokeweight="1pt"/>
          </w:pict>
        </mc:Fallback>
      </mc:AlternateContent>
    </w:r>
  </w:p>
  <w:p w14:paraId="1A3576FB" w14:textId="77777777" w:rsidR="00496FAB" w:rsidRPr="000B4234" w:rsidRDefault="00496FAB" w:rsidP="000B4234">
    <w:pPr>
      <w:pStyle w:val="a6"/>
      <w:spacing w:line="200" w:lineRule="exact"/>
      <w:ind w:rightChars="-247" w:right="-519"/>
      <w:jc w:val="both"/>
      <w:rPr>
        <w:rFonts w:ascii="黑体" w:eastAsia="黑体"/>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E074" w14:textId="0F2443D0" w:rsidR="00E83B2F" w:rsidRDefault="00A21920" w:rsidP="00E83B2F">
    <w:pPr>
      <w:pStyle w:val="a6"/>
      <w:spacing w:line="200" w:lineRule="exact"/>
      <w:rPr>
        <w:rFonts w:ascii="黑体" w:eastAsia="黑体"/>
      </w:rPr>
    </w:pPr>
    <w:r>
      <w:rPr>
        <w:noProof/>
      </w:rPr>
      <mc:AlternateContent>
        <mc:Choice Requires="wps">
          <w:drawing>
            <wp:anchor distT="0" distB="0" distL="114300" distR="114300" simplePos="0" relativeHeight="251660288" behindDoc="0" locked="0" layoutInCell="1" allowOverlap="1" wp14:anchorId="0D58C195" wp14:editId="21D1F803">
              <wp:simplePos x="0" y="0"/>
              <wp:positionH relativeFrom="column">
                <wp:posOffset>0</wp:posOffset>
              </wp:positionH>
              <wp:positionV relativeFrom="paragraph">
                <wp:posOffset>-34290</wp:posOffset>
              </wp:positionV>
              <wp:extent cx="6120130" cy="0"/>
              <wp:effectExtent l="0" t="0" r="0" b="0"/>
              <wp:wrapNone/>
              <wp:docPr id="47724357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3C9DF" id="Line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481.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" strokeweight="1pt"/>
          </w:pict>
        </mc:Fallback>
      </mc:AlternateContent>
    </w:r>
    <w:r w:rsidR="00E83B2F">
      <w:rPr>
        <w:rFonts w:ascii="黑体" w:eastAsia="黑体"/>
      </w:rPr>
      <w:t>100</w:t>
    </w:r>
    <w:r w:rsidR="00E83B2F">
      <w:rPr>
        <w:rFonts w:ascii="黑体" w:eastAsia="黑体" w:hint="eastAsia"/>
      </w:rPr>
      <w:t>0</w:t>
    </w:r>
    <w:r w:rsidR="00E83B2F">
      <w:rPr>
        <w:rFonts w:ascii="黑体" w:eastAsia="黑体"/>
      </w:rPr>
      <w:t>0</w:t>
    </w:r>
    <w:r w:rsidR="00E83B2F">
      <w:rPr>
        <w:rFonts w:ascii="黑体" w:eastAsia="黑体" w:hint="eastAsia"/>
      </w:rPr>
      <w:t xml:space="preserve">1                                                </w:t>
    </w:r>
    <w:r w:rsidR="00E83B2F">
      <w:rPr>
        <w:rStyle w:val="a8"/>
      </w:rPr>
      <w:fldChar w:fldCharType="begin"/>
    </w:r>
    <w:r w:rsidR="00E83B2F">
      <w:rPr>
        <w:rStyle w:val="a8"/>
      </w:rPr>
      <w:instrText xml:space="preserve"> PAGE </w:instrText>
    </w:r>
    <w:r w:rsidR="00E83B2F">
      <w:rPr>
        <w:rStyle w:val="a8"/>
      </w:rPr>
      <w:fldChar w:fldCharType="separate"/>
    </w:r>
    <w:r w:rsidR="00060CF6">
      <w:rPr>
        <w:rStyle w:val="a8"/>
        <w:noProof/>
      </w:rPr>
      <w:t>2</w:t>
    </w:r>
    <w:r w:rsidR="00E83B2F">
      <w:rPr>
        <w:rStyle w:val="a8"/>
      </w:rPr>
      <w:fldChar w:fldCharType="end"/>
    </w:r>
  </w:p>
  <w:p w14:paraId="21759FCE" w14:textId="77777777" w:rsidR="00E83B2F" w:rsidRDefault="00E83B2F" w:rsidP="00E83B2F">
    <w:pPr>
      <w:pStyle w:val="a6"/>
      <w:spacing w:line="200" w:lineRule="exact"/>
      <w:jc w:val="both"/>
      <w:rPr>
        <w:rFonts w:ascii="黑体" w:eastAsia="黑体"/>
      </w:rPr>
    </w:pPr>
    <w:r>
      <w:rPr>
        <w:rFonts w:ascii="黑体" w:eastAsia="黑体" w:hint="eastAsia"/>
      </w:rPr>
      <w:t>2010.2</w:t>
    </w:r>
  </w:p>
  <w:p w14:paraId="38805743" w14:textId="77777777" w:rsidR="00496FAB" w:rsidRPr="00E83B2F" w:rsidRDefault="00496FAB" w:rsidP="00E83B2F">
    <w:pPr>
      <w:pStyle w:val="a6"/>
      <w:rPr>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049A" w14:textId="6A8D8E0E" w:rsidR="00596678" w:rsidRDefault="00A21920" w:rsidP="00596678">
    <w:pPr>
      <w:pStyle w:val="a6"/>
      <w:spacing w:line="200" w:lineRule="exact"/>
      <w:rPr>
        <w:rFonts w:ascii="黑体" w:eastAsia="黑体"/>
      </w:rPr>
    </w:pPr>
    <w:r>
      <w:rPr>
        <w:noProof/>
      </w:rPr>
      <mc:AlternateContent>
        <mc:Choice Requires="wps">
          <w:drawing>
            <wp:anchor distT="0" distB="0" distL="114300" distR="114300" simplePos="0" relativeHeight="251657216" behindDoc="0" locked="0" layoutInCell="1" allowOverlap="1" wp14:anchorId="21071805" wp14:editId="03F1B3DB">
              <wp:simplePos x="0" y="0"/>
              <wp:positionH relativeFrom="column">
                <wp:posOffset>0</wp:posOffset>
              </wp:positionH>
              <wp:positionV relativeFrom="paragraph">
                <wp:posOffset>-34290</wp:posOffset>
              </wp:positionV>
              <wp:extent cx="6120130" cy="0"/>
              <wp:effectExtent l="0" t="0" r="0" b="0"/>
              <wp:wrapNone/>
              <wp:docPr id="66895992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00453E"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pt" to="481.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" strokeweight="1pt"/>
          </w:pict>
        </mc:Fallback>
      </mc:AlternateContent>
    </w:r>
    <w:r w:rsidR="00596678">
      <w:rPr>
        <w:rFonts w:ascii="黑体" w:eastAsia="黑体"/>
      </w:rPr>
      <w:t>100</w:t>
    </w:r>
    <w:r w:rsidR="00596678">
      <w:rPr>
        <w:rFonts w:ascii="黑体" w:eastAsia="黑体" w:hint="eastAsia"/>
      </w:rPr>
      <w:t>0</w:t>
    </w:r>
    <w:r w:rsidR="00596678">
      <w:rPr>
        <w:rFonts w:ascii="黑体" w:eastAsia="黑体"/>
      </w:rPr>
      <w:t>0</w:t>
    </w:r>
    <w:r w:rsidR="00596678">
      <w:rPr>
        <w:rFonts w:ascii="黑体" w:eastAsia="黑体" w:hint="eastAsia"/>
      </w:rPr>
      <w:t xml:space="preserve">1                                                </w:t>
    </w:r>
    <w:r w:rsidR="00596678">
      <w:rPr>
        <w:rStyle w:val="a8"/>
      </w:rPr>
      <w:fldChar w:fldCharType="begin"/>
    </w:r>
    <w:r w:rsidR="00596678">
      <w:rPr>
        <w:rStyle w:val="a8"/>
      </w:rPr>
      <w:instrText xml:space="preserve"> PAGE </w:instrText>
    </w:r>
    <w:r w:rsidR="00596678">
      <w:rPr>
        <w:rStyle w:val="a8"/>
      </w:rPr>
      <w:fldChar w:fldCharType="separate"/>
    </w:r>
    <w:r w:rsidR="00F1493C">
      <w:rPr>
        <w:rStyle w:val="a8"/>
        <w:noProof/>
      </w:rPr>
      <w:t>1</w:t>
    </w:r>
    <w:r w:rsidR="00596678">
      <w:rPr>
        <w:rStyle w:val="a8"/>
      </w:rPr>
      <w:fldChar w:fldCharType="end"/>
    </w:r>
  </w:p>
  <w:p w14:paraId="11947BA3" w14:textId="77777777" w:rsidR="00596678" w:rsidRDefault="00596678" w:rsidP="00596678">
    <w:pPr>
      <w:pStyle w:val="a6"/>
      <w:spacing w:line="200" w:lineRule="exact"/>
      <w:jc w:val="both"/>
      <w:rPr>
        <w:rFonts w:ascii="黑体" w:eastAsia="黑体"/>
      </w:rPr>
    </w:pPr>
  </w:p>
  <w:p w14:paraId="0857E114" w14:textId="77777777" w:rsidR="00496FAB" w:rsidRPr="00596678" w:rsidRDefault="00496FAB" w:rsidP="00596678">
    <w:pPr>
      <w:pStyle w:val="a6"/>
      <w:rPr>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DA29" w14:textId="77777777" w:rsidR="00C53E81" w:rsidRDefault="00C53E81" w:rsidP="00C53E81">
    <w:pPr>
      <w:pStyle w:val="a6"/>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r>
      <w:rPr>
        <w:rStyle w:val="a8"/>
      </w:rPr>
      <w:fldChar w:fldCharType="begin"/>
    </w:r>
    <w:r>
      <w:rPr>
        <w:rStyle w:val="a8"/>
      </w:rPr>
      <w:instrText xml:space="preserve"> PAGE </w:instrText>
    </w:r>
    <w:r>
      <w:rPr>
        <w:rStyle w:val="a8"/>
      </w:rPr>
      <w:fldChar w:fldCharType="separate"/>
    </w:r>
    <w:r w:rsidR="00F1493C">
      <w:rPr>
        <w:rStyle w:val="a8"/>
        <w:noProof/>
      </w:rPr>
      <w:t>3</w:t>
    </w:r>
    <w:r>
      <w:rPr>
        <w:rStyle w:val="a8"/>
      </w:rPr>
      <w:fldChar w:fldCharType="end"/>
    </w:r>
  </w:p>
  <w:p w14:paraId="52E9445D" w14:textId="0F021316" w:rsidR="00C53E81" w:rsidRDefault="00A21920" w:rsidP="00C53E81">
    <w:pPr>
      <w:pStyle w:val="a6"/>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283135B5" wp14:editId="69D7987E">
              <wp:simplePos x="0" y="0"/>
              <wp:positionH relativeFrom="column">
                <wp:posOffset>-28575</wp:posOffset>
              </wp:positionH>
              <wp:positionV relativeFrom="paragraph">
                <wp:posOffset>-156845</wp:posOffset>
              </wp:positionV>
              <wp:extent cx="6120130" cy="0"/>
              <wp:effectExtent l="0" t="0" r="0" b="0"/>
              <wp:wrapNone/>
              <wp:docPr id="132892180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70422"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" o:allowincell="f" strokeweight="1pt"/>
          </w:pict>
        </mc:Fallback>
      </mc:AlternateContent>
    </w:r>
  </w:p>
  <w:p w14:paraId="59F08C16" w14:textId="77777777" w:rsidR="00496FAB" w:rsidRPr="00914473" w:rsidRDefault="00496FAB">
    <w:pPr>
      <w:pStyle w:val="a6"/>
      <w:jc w:val="center"/>
      <w:rPr>
        <w:sz w:val="21"/>
        <w:szCs w:val="2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5C5B" w14:textId="77777777" w:rsidR="00496FAB" w:rsidRDefault="00496FAB" w:rsidP="00153B6C">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1</w:t>
    </w:r>
    <w:r>
      <w:rPr>
        <w:rStyle w:val="a8"/>
      </w:rPr>
      <w:fldChar w:fldCharType="end"/>
    </w:r>
  </w:p>
  <w:p w14:paraId="31A9E6BA" w14:textId="77777777" w:rsidR="00496FAB" w:rsidRPr="00914473" w:rsidRDefault="00496FAB" w:rsidP="00914473">
    <w:pPr>
      <w:pStyle w:val="a6"/>
      <w:jc w:val="center"/>
      <w:rPr>
        <w:sz w:val="21"/>
        <w:szCs w:val="21"/>
      </w:rPr>
    </w:pPr>
    <w:r w:rsidRPr="00914473">
      <w:rPr>
        <w:rFonts w:hint="eastAsia"/>
        <w:sz w:val="21"/>
        <w:szCs w:val="21"/>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9D1B" w14:textId="77777777" w:rsidR="00496FAB" w:rsidRDefault="00496FAB" w:rsidP="00153B6C">
    <w:pPr>
      <w:pStyle w:val="a6"/>
      <w:framePr w:wrap="around" w:vAnchor="text" w:hAnchor="margin" w:xAlign="center" w:y="1"/>
      <w:rPr>
        <w:rStyle w:val="a8"/>
      </w:rPr>
    </w:pPr>
  </w:p>
  <w:p w14:paraId="2DE7DEEA" w14:textId="77777777" w:rsidR="00C53E81" w:rsidRDefault="00C53E81" w:rsidP="00C53E81">
    <w:pPr>
      <w:pStyle w:val="a6"/>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3                                               </w:t>
    </w:r>
    <w:r>
      <w:rPr>
        <w:rStyle w:val="a8"/>
      </w:rPr>
      <w:fldChar w:fldCharType="begin"/>
    </w:r>
    <w:r>
      <w:rPr>
        <w:rStyle w:val="a8"/>
      </w:rPr>
      <w:instrText xml:space="preserve"> PAGE </w:instrText>
    </w:r>
    <w:r>
      <w:rPr>
        <w:rStyle w:val="a8"/>
      </w:rPr>
      <w:fldChar w:fldCharType="separate"/>
    </w:r>
    <w:r w:rsidR="00F1493C">
      <w:rPr>
        <w:rStyle w:val="a8"/>
        <w:noProof/>
      </w:rPr>
      <w:t>1</w:t>
    </w:r>
    <w:r>
      <w:rPr>
        <w:rStyle w:val="a8"/>
      </w:rPr>
      <w:fldChar w:fldCharType="end"/>
    </w:r>
  </w:p>
  <w:p w14:paraId="335F8323" w14:textId="308DC64C" w:rsidR="00C53E81" w:rsidRDefault="00A21920" w:rsidP="00C53E81">
    <w:pPr>
      <w:pStyle w:val="a6"/>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9264" behindDoc="0" locked="0" layoutInCell="0" allowOverlap="1" wp14:anchorId="02E63BF2" wp14:editId="770C5E62">
              <wp:simplePos x="0" y="0"/>
              <wp:positionH relativeFrom="column">
                <wp:posOffset>1905</wp:posOffset>
              </wp:positionH>
              <wp:positionV relativeFrom="paragraph">
                <wp:posOffset>-156845</wp:posOffset>
              </wp:positionV>
              <wp:extent cx="6120130" cy="0"/>
              <wp:effectExtent l="0" t="0" r="0" b="0"/>
              <wp:wrapNone/>
              <wp:docPr id="97400956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35ADE"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" o:allowincell="f" strokeweight="1pt"/>
          </w:pict>
        </mc:Fallback>
      </mc:AlternateContent>
    </w:r>
  </w:p>
  <w:p w14:paraId="72369E2B" w14:textId="77777777" w:rsidR="00496FAB" w:rsidRPr="00914473" w:rsidRDefault="00496FAB" w:rsidP="008E4FA4">
    <w:pPr>
      <w:pStyle w:val="a6"/>
      <w:jc w:val="cen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2B058" w14:textId="77777777" w:rsidR="008711F3" w:rsidRDefault="008711F3">
      <w:r>
        <w:separator/>
      </w:r>
    </w:p>
  </w:footnote>
  <w:footnote w:type="continuationSeparator" w:id="0">
    <w:p w14:paraId="3CC7098B" w14:textId="77777777" w:rsidR="008711F3" w:rsidRDefault="00871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E1E1F" w14:textId="77777777" w:rsidR="00C30DEF" w:rsidRDefault="00C30DEF">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6D0D6" w14:textId="77777777" w:rsidR="00496FAB" w:rsidRDefault="00496FAB" w:rsidP="0057104A">
    <w:pPr>
      <w:jc w:val="center"/>
      <w:outlineLvl w:val="0"/>
      <w:rPr>
        <w:rFonts w:ascii="黑体" w:eastAsia="黑体"/>
        <w:b/>
        <w:spacing w:val="90"/>
        <w:sz w:val="28"/>
        <w:szCs w:val="28"/>
      </w:rPr>
    </w:pPr>
    <w:r>
      <w:rPr>
        <w:rFonts w:eastAsia="黑体" w:hint="eastAsia"/>
        <w:spacing w:val="90"/>
        <w:sz w:val="28"/>
        <w:szCs w:val="28"/>
      </w:rPr>
      <w:t>摘要附图</w:t>
    </w:r>
  </w:p>
  <w:p w14:paraId="12D6949C" w14:textId="77777777" w:rsidR="00496FAB" w:rsidRDefault="00496FA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813ED" w14:textId="77777777" w:rsidR="00496FAB" w:rsidRDefault="00AE457A">
    <w:pPr>
      <w:pStyle w:val="a9"/>
    </w:pPr>
    <w:r>
      <w:rPr>
        <w:rFonts w:eastAsia="黑体" w:hint="eastAsia"/>
        <w:spacing w:val="90"/>
        <w:sz w:val="28"/>
        <w:szCs w:val="28"/>
      </w:rPr>
      <w:t>说明书</w:t>
    </w:r>
    <w:r w:rsidR="00496FAB">
      <w:rPr>
        <w:rFonts w:eastAsia="黑体" w:hint="eastAsia"/>
        <w:spacing w:val="90"/>
        <w:sz w:val="28"/>
        <w:szCs w:val="28"/>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8304" w14:textId="77777777" w:rsidR="00496FAB" w:rsidRDefault="00496FAB" w:rsidP="0057104A">
    <w:pPr>
      <w:jc w:val="center"/>
      <w:outlineLvl w:val="0"/>
      <w:rPr>
        <w:rFonts w:ascii="黑体" w:eastAsia="黑体"/>
        <w:b/>
        <w:spacing w:val="90"/>
        <w:sz w:val="28"/>
        <w:szCs w:val="28"/>
      </w:rPr>
    </w:pPr>
    <w:r>
      <w:rPr>
        <w:rFonts w:eastAsia="黑体" w:hint="eastAsia"/>
        <w:spacing w:val="90"/>
        <w:sz w:val="28"/>
        <w:szCs w:val="28"/>
      </w:rPr>
      <w:t>权利要求书</w:t>
    </w:r>
  </w:p>
  <w:p w14:paraId="795DE43A" w14:textId="77777777" w:rsidR="00496FAB" w:rsidRDefault="00496FAB">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59D8" w14:textId="77777777" w:rsidR="00496FAB" w:rsidRDefault="00496FAB">
    <w:pPr>
      <w:pStyle w:val="a9"/>
    </w:pPr>
    <w:r>
      <w:rPr>
        <w:rFonts w:eastAsia="黑体" w:hint="eastAsia"/>
        <w:spacing w:val="90"/>
        <w:sz w:val="28"/>
        <w:szCs w:val="28"/>
      </w:rPr>
      <w:t>权利要求书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427C" w14:textId="77777777" w:rsidR="00496FAB" w:rsidRDefault="00496FAB" w:rsidP="0057104A">
    <w:pPr>
      <w:jc w:val="center"/>
      <w:outlineLvl w:val="0"/>
      <w:rPr>
        <w:rFonts w:ascii="黑体" w:eastAsia="黑体"/>
        <w:b/>
        <w:spacing w:val="90"/>
        <w:sz w:val="28"/>
        <w:szCs w:val="28"/>
      </w:rPr>
    </w:pPr>
    <w:r>
      <w:rPr>
        <w:rFonts w:eastAsia="黑体" w:hint="eastAsia"/>
        <w:spacing w:val="90"/>
        <w:sz w:val="28"/>
        <w:szCs w:val="28"/>
      </w:rPr>
      <w:t>说明书</w:t>
    </w:r>
  </w:p>
  <w:p w14:paraId="1232411A" w14:textId="77777777" w:rsidR="00496FAB" w:rsidRDefault="00496FAB">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2465" w14:textId="77777777" w:rsidR="00496FAB" w:rsidRDefault="00496FAB">
    <w:pPr>
      <w:pStyle w:val="a9"/>
    </w:pPr>
    <w:r>
      <w:rPr>
        <w:rFonts w:eastAsia="黑体" w:hint="eastAsia"/>
        <w:spacing w:val="90"/>
        <w:sz w:val="28"/>
        <w:szCs w:val="28"/>
      </w:rPr>
      <w:t>说明书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604D9" w14:textId="77777777" w:rsidR="00496FAB" w:rsidRDefault="00496FAB" w:rsidP="0057104A">
    <w:pPr>
      <w:jc w:val="center"/>
      <w:outlineLvl w:val="0"/>
      <w:rPr>
        <w:rFonts w:ascii="黑体" w:eastAsia="黑体"/>
        <w:b/>
        <w:spacing w:val="90"/>
        <w:sz w:val="28"/>
        <w:szCs w:val="28"/>
      </w:rPr>
    </w:pPr>
    <w:r>
      <w:rPr>
        <w:rFonts w:eastAsia="黑体" w:hint="eastAsia"/>
        <w:spacing w:val="90"/>
        <w:sz w:val="28"/>
        <w:szCs w:val="28"/>
      </w:rPr>
      <w:t>说明书附图</w:t>
    </w:r>
  </w:p>
  <w:p w14:paraId="5274AB7C" w14:textId="77777777" w:rsidR="00496FAB" w:rsidRDefault="00496FA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13A"/>
    <w:multiLevelType w:val="singleLevel"/>
    <w:tmpl w:val="80E091F0"/>
    <w:lvl w:ilvl="0">
      <w:start w:val="143"/>
      <w:numFmt w:val="decimal"/>
      <w:lvlText w:val="%1."/>
      <w:lvlJc w:val="left"/>
      <w:pPr>
        <w:tabs>
          <w:tab w:val="num" w:pos="660"/>
        </w:tabs>
        <w:ind w:left="660" w:hanging="660"/>
      </w:pPr>
      <w:rPr>
        <w:rFonts w:hint="eastAsia"/>
      </w:rPr>
    </w:lvl>
  </w:abstractNum>
  <w:abstractNum w:abstractNumId="1" w15:restartNumberingAfterBreak="0">
    <w:nsid w:val="109145A8"/>
    <w:multiLevelType w:val="singleLevel"/>
    <w:tmpl w:val="F1B418B4"/>
    <w:lvl w:ilvl="0">
      <w:start w:val="1"/>
      <w:numFmt w:val="lowerLetter"/>
      <w:lvlText w:val="%1)"/>
      <w:lvlJc w:val="left"/>
      <w:pPr>
        <w:tabs>
          <w:tab w:val="num" w:pos="1260"/>
        </w:tabs>
        <w:ind w:left="1260" w:hanging="420"/>
      </w:pPr>
      <w:rPr>
        <w:rFonts w:hint="eastAsia"/>
      </w:rPr>
    </w:lvl>
  </w:abstractNum>
  <w:abstractNum w:abstractNumId="2" w15:restartNumberingAfterBreak="0">
    <w:nsid w:val="117B5EE9"/>
    <w:multiLevelType w:val="singleLevel"/>
    <w:tmpl w:val="F16A0A1A"/>
    <w:lvl w:ilvl="0">
      <w:start w:val="101"/>
      <w:numFmt w:val="decimal"/>
      <w:lvlText w:val="%1."/>
      <w:lvlJc w:val="left"/>
      <w:pPr>
        <w:tabs>
          <w:tab w:val="num" w:pos="660"/>
        </w:tabs>
        <w:ind w:left="660" w:hanging="660"/>
      </w:pPr>
      <w:rPr>
        <w:rFonts w:hint="eastAsia"/>
      </w:rPr>
    </w:lvl>
  </w:abstractNum>
  <w:abstractNum w:abstractNumId="3" w15:restartNumberingAfterBreak="0">
    <w:nsid w:val="148906C8"/>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4" w15:restartNumberingAfterBreak="0">
    <w:nsid w:val="1AC81D89"/>
    <w:multiLevelType w:val="singleLevel"/>
    <w:tmpl w:val="0409000F"/>
    <w:lvl w:ilvl="0">
      <w:start w:val="1"/>
      <w:numFmt w:val="decimal"/>
      <w:lvlText w:val="%1."/>
      <w:lvlJc w:val="left"/>
      <w:pPr>
        <w:tabs>
          <w:tab w:val="num" w:pos="425"/>
        </w:tabs>
        <w:ind w:left="425" w:hanging="425"/>
      </w:pPr>
    </w:lvl>
  </w:abstractNum>
  <w:abstractNum w:abstractNumId="5" w15:restartNumberingAfterBreak="0">
    <w:nsid w:val="1DF743BB"/>
    <w:multiLevelType w:val="singleLevel"/>
    <w:tmpl w:val="55DA14B8"/>
    <w:lvl w:ilvl="0">
      <w:start w:val="18"/>
      <w:numFmt w:val="decimal"/>
      <w:lvlText w:val="%1."/>
      <w:lvlJc w:val="left"/>
      <w:pPr>
        <w:tabs>
          <w:tab w:val="num" w:pos="540"/>
        </w:tabs>
        <w:ind w:left="540" w:hanging="540"/>
      </w:pPr>
      <w:rPr>
        <w:rFonts w:hint="eastAsia"/>
      </w:rPr>
    </w:lvl>
  </w:abstractNum>
  <w:abstractNum w:abstractNumId="6" w15:restartNumberingAfterBreak="0">
    <w:nsid w:val="208A73CA"/>
    <w:multiLevelType w:val="singleLevel"/>
    <w:tmpl w:val="A282BD7E"/>
    <w:lvl w:ilvl="0">
      <w:start w:val="1"/>
      <w:numFmt w:val="decimal"/>
      <w:lvlText w:val="%1."/>
      <w:lvlJc w:val="left"/>
      <w:pPr>
        <w:tabs>
          <w:tab w:val="num" w:pos="420"/>
        </w:tabs>
        <w:ind w:left="420" w:hanging="420"/>
      </w:pPr>
      <w:rPr>
        <w:rFonts w:hint="eastAsia"/>
      </w:rPr>
    </w:lvl>
  </w:abstractNum>
  <w:abstractNum w:abstractNumId="7" w15:restartNumberingAfterBreak="0">
    <w:nsid w:val="23D37F72"/>
    <w:multiLevelType w:val="singleLevel"/>
    <w:tmpl w:val="E55EC6F4"/>
    <w:lvl w:ilvl="0">
      <w:start w:val="1"/>
      <w:numFmt w:val="lowerLetter"/>
      <w:lvlText w:val="%1)"/>
      <w:lvlJc w:val="left"/>
      <w:pPr>
        <w:tabs>
          <w:tab w:val="num" w:pos="1260"/>
        </w:tabs>
        <w:ind w:left="1260" w:hanging="420"/>
      </w:pPr>
      <w:rPr>
        <w:rFonts w:hint="eastAsia"/>
      </w:rPr>
    </w:lvl>
  </w:abstractNum>
  <w:abstractNum w:abstractNumId="8" w15:restartNumberingAfterBreak="0">
    <w:nsid w:val="2B7D0EFE"/>
    <w:multiLevelType w:val="singleLevel"/>
    <w:tmpl w:val="9124AC66"/>
    <w:lvl w:ilvl="0">
      <w:start w:val="1"/>
      <w:numFmt w:val="decimal"/>
      <w:lvlText w:val="%1、"/>
      <w:lvlJc w:val="left"/>
      <w:pPr>
        <w:tabs>
          <w:tab w:val="num" w:pos="465"/>
        </w:tabs>
        <w:ind w:left="465" w:hanging="465"/>
      </w:pPr>
      <w:rPr>
        <w:rFonts w:hint="eastAsia"/>
      </w:rPr>
    </w:lvl>
  </w:abstractNum>
  <w:abstractNum w:abstractNumId="9" w15:restartNumberingAfterBreak="0">
    <w:nsid w:val="30155EFC"/>
    <w:multiLevelType w:val="singleLevel"/>
    <w:tmpl w:val="25BAA866"/>
    <w:lvl w:ilvl="0">
      <w:start w:val="1"/>
      <w:numFmt w:val="lowerLetter"/>
      <w:lvlText w:val="%1）"/>
      <w:lvlJc w:val="left"/>
      <w:pPr>
        <w:tabs>
          <w:tab w:val="num" w:pos="1245"/>
        </w:tabs>
        <w:ind w:left="1245" w:hanging="405"/>
      </w:pPr>
      <w:rPr>
        <w:rFonts w:hint="eastAsia"/>
      </w:rPr>
    </w:lvl>
  </w:abstractNum>
  <w:abstractNum w:abstractNumId="10" w15:restartNumberingAfterBreak="0">
    <w:nsid w:val="384F66FF"/>
    <w:multiLevelType w:val="singleLevel"/>
    <w:tmpl w:val="0409000D"/>
    <w:lvl w:ilvl="0">
      <w:start w:val="1"/>
      <w:numFmt w:val="bullet"/>
      <w:lvlText w:val=""/>
      <w:lvlJc w:val="left"/>
      <w:pPr>
        <w:tabs>
          <w:tab w:val="num" w:pos="425"/>
        </w:tabs>
        <w:ind w:left="425" w:hanging="425"/>
      </w:pPr>
      <w:rPr>
        <w:rFonts w:ascii="Wingdings" w:hAnsi="Wingdings" w:hint="default"/>
      </w:rPr>
    </w:lvl>
  </w:abstractNum>
  <w:abstractNum w:abstractNumId="11" w15:restartNumberingAfterBreak="0">
    <w:nsid w:val="4FD61B50"/>
    <w:multiLevelType w:val="hybridMultilevel"/>
    <w:tmpl w:val="7C0A162C"/>
    <w:lvl w:ilvl="0" w:tplc="9B1C2B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06F6A58"/>
    <w:multiLevelType w:val="singleLevel"/>
    <w:tmpl w:val="01487E8E"/>
    <w:lvl w:ilvl="0">
      <w:start w:val="1"/>
      <w:numFmt w:val="decimal"/>
      <w:lvlText w:val="%1."/>
      <w:lvlJc w:val="left"/>
      <w:pPr>
        <w:tabs>
          <w:tab w:val="num" w:pos="870"/>
        </w:tabs>
        <w:ind w:left="870" w:hanging="345"/>
      </w:pPr>
      <w:rPr>
        <w:rFonts w:hint="eastAsia"/>
      </w:rPr>
    </w:lvl>
  </w:abstractNum>
  <w:abstractNum w:abstractNumId="13" w15:restartNumberingAfterBreak="0">
    <w:nsid w:val="574F4981"/>
    <w:multiLevelType w:val="singleLevel"/>
    <w:tmpl w:val="0409000F"/>
    <w:lvl w:ilvl="0">
      <w:start w:val="1"/>
      <w:numFmt w:val="decimal"/>
      <w:lvlText w:val="%1."/>
      <w:lvlJc w:val="left"/>
      <w:pPr>
        <w:tabs>
          <w:tab w:val="num" w:pos="425"/>
        </w:tabs>
        <w:ind w:left="425" w:hanging="425"/>
      </w:pPr>
    </w:lvl>
  </w:abstractNum>
  <w:abstractNum w:abstractNumId="14" w15:restartNumberingAfterBreak="0">
    <w:nsid w:val="663C5DC4"/>
    <w:multiLevelType w:val="singleLevel"/>
    <w:tmpl w:val="E55EC6F4"/>
    <w:lvl w:ilvl="0">
      <w:start w:val="1"/>
      <w:numFmt w:val="lowerLetter"/>
      <w:lvlText w:val="%1)"/>
      <w:lvlJc w:val="left"/>
      <w:pPr>
        <w:tabs>
          <w:tab w:val="num" w:pos="1260"/>
        </w:tabs>
        <w:ind w:left="1260" w:hanging="420"/>
      </w:pPr>
      <w:rPr>
        <w:rFonts w:hint="eastAsia"/>
      </w:rPr>
    </w:lvl>
  </w:abstractNum>
  <w:abstractNum w:abstractNumId="15" w15:restartNumberingAfterBreak="0">
    <w:nsid w:val="6A337A1A"/>
    <w:multiLevelType w:val="singleLevel"/>
    <w:tmpl w:val="25BAA866"/>
    <w:lvl w:ilvl="0">
      <w:start w:val="1"/>
      <w:numFmt w:val="lowerLetter"/>
      <w:lvlText w:val="%1）"/>
      <w:lvlJc w:val="left"/>
      <w:pPr>
        <w:tabs>
          <w:tab w:val="num" w:pos="1245"/>
        </w:tabs>
        <w:ind w:left="1245" w:hanging="405"/>
      </w:pPr>
      <w:rPr>
        <w:rFonts w:hint="eastAsia"/>
      </w:rPr>
    </w:lvl>
  </w:abstractNum>
  <w:abstractNum w:abstractNumId="16" w15:restartNumberingAfterBreak="0">
    <w:nsid w:val="6C623B94"/>
    <w:multiLevelType w:val="singleLevel"/>
    <w:tmpl w:val="0409000F"/>
    <w:lvl w:ilvl="0">
      <w:start w:val="1"/>
      <w:numFmt w:val="decimal"/>
      <w:lvlText w:val="%1."/>
      <w:lvlJc w:val="left"/>
      <w:pPr>
        <w:tabs>
          <w:tab w:val="num" w:pos="425"/>
        </w:tabs>
        <w:ind w:left="425" w:hanging="425"/>
      </w:pPr>
    </w:lvl>
  </w:abstractNum>
  <w:abstractNum w:abstractNumId="17" w15:restartNumberingAfterBreak="0">
    <w:nsid w:val="6D232D73"/>
    <w:multiLevelType w:val="singleLevel"/>
    <w:tmpl w:val="FDD47BFC"/>
    <w:lvl w:ilvl="0">
      <w:start w:val="1"/>
      <w:numFmt w:val="bullet"/>
      <w:lvlText w:val=""/>
      <w:lvlJc w:val="left"/>
      <w:pPr>
        <w:tabs>
          <w:tab w:val="num" w:pos="360"/>
        </w:tabs>
        <w:ind w:left="57" w:hanging="57"/>
      </w:pPr>
      <w:rPr>
        <w:rFonts w:ascii="Wingdings" w:hAnsi="Wingdings" w:hint="default"/>
        <w:sz w:val="13"/>
      </w:rPr>
    </w:lvl>
  </w:abstractNum>
  <w:abstractNum w:abstractNumId="18" w15:restartNumberingAfterBreak="0">
    <w:nsid w:val="6DD6035B"/>
    <w:multiLevelType w:val="singleLevel"/>
    <w:tmpl w:val="0409000F"/>
    <w:lvl w:ilvl="0">
      <w:start w:val="1"/>
      <w:numFmt w:val="decimal"/>
      <w:lvlText w:val="%1."/>
      <w:lvlJc w:val="left"/>
      <w:pPr>
        <w:tabs>
          <w:tab w:val="num" w:pos="425"/>
        </w:tabs>
        <w:ind w:left="425" w:hanging="425"/>
      </w:pPr>
    </w:lvl>
  </w:abstractNum>
  <w:abstractNum w:abstractNumId="19" w15:restartNumberingAfterBreak="0">
    <w:nsid w:val="77776A81"/>
    <w:multiLevelType w:val="singleLevel"/>
    <w:tmpl w:val="F1B418B4"/>
    <w:lvl w:ilvl="0">
      <w:start w:val="1"/>
      <w:numFmt w:val="lowerLetter"/>
      <w:lvlText w:val="%1)"/>
      <w:lvlJc w:val="left"/>
      <w:pPr>
        <w:tabs>
          <w:tab w:val="num" w:pos="1260"/>
        </w:tabs>
        <w:ind w:left="1260" w:hanging="420"/>
      </w:pPr>
      <w:rPr>
        <w:rFonts w:hint="eastAsia"/>
      </w:rPr>
    </w:lvl>
  </w:abstractNum>
  <w:abstractNum w:abstractNumId="20" w15:restartNumberingAfterBreak="0">
    <w:nsid w:val="7A0E3F8C"/>
    <w:multiLevelType w:val="singleLevel"/>
    <w:tmpl w:val="5F469C06"/>
    <w:lvl w:ilvl="0">
      <w:start w:val="1"/>
      <w:numFmt w:val="decimal"/>
      <w:lvlText w:val="%1."/>
      <w:lvlJc w:val="left"/>
      <w:pPr>
        <w:tabs>
          <w:tab w:val="num" w:pos="855"/>
        </w:tabs>
        <w:ind w:left="855" w:hanging="435"/>
      </w:pPr>
      <w:rPr>
        <w:rFonts w:hint="eastAsia"/>
      </w:rPr>
    </w:lvl>
  </w:abstractNum>
  <w:abstractNum w:abstractNumId="21" w15:restartNumberingAfterBreak="0">
    <w:nsid w:val="7B5948F6"/>
    <w:multiLevelType w:val="singleLevel"/>
    <w:tmpl w:val="0409000F"/>
    <w:lvl w:ilvl="0">
      <w:start w:val="1"/>
      <w:numFmt w:val="decimal"/>
      <w:lvlText w:val="%1."/>
      <w:lvlJc w:val="left"/>
      <w:pPr>
        <w:tabs>
          <w:tab w:val="num" w:pos="425"/>
        </w:tabs>
        <w:ind w:left="425" w:hanging="425"/>
      </w:pPr>
    </w:lvl>
  </w:abstractNum>
  <w:num w:numId="1" w16cid:durableId="104352116">
    <w:abstractNumId w:val="10"/>
  </w:num>
  <w:num w:numId="2" w16cid:durableId="608322354">
    <w:abstractNumId w:val="3"/>
  </w:num>
  <w:num w:numId="3" w16cid:durableId="163479072">
    <w:abstractNumId w:val="17"/>
  </w:num>
  <w:num w:numId="4" w16cid:durableId="1998879800">
    <w:abstractNumId w:val="13"/>
  </w:num>
  <w:num w:numId="5" w16cid:durableId="938416801">
    <w:abstractNumId w:val="2"/>
  </w:num>
  <w:num w:numId="6" w16cid:durableId="1398552953">
    <w:abstractNumId w:val="0"/>
  </w:num>
  <w:num w:numId="7" w16cid:durableId="461273321">
    <w:abstractNumId w:val="6"/>
  </w:num>
  <w:num w:numId="8" w16cid:durableId="1713846142">
    <w:abstractNumId w:val="5"/>
  </w:num>
  <w:num w:numId="9" w16cid:durableId="383792003">
    <w:abstractNumId w:val="18"/>
  </w:num>
  <w:num w:numId="10" w16cid:durableId="1708988097">
    <w:abstractNumId w:val="16"/>
  </w:num>
  <w:num w:numId="11" w16cid:durableId="437025583">
    <w:abstractNumId w:val="20"/>
  </w:num>
  <w:num w:numId="12" w16cid:durableId="2102137306">
    <w:abstractNumId w:val="21"/>
  </w:num>
  <w:num w:numId="13" w16cid:durableId="78062418">
    <w:abstractNumId w:val="15"/>
  </w:num>
  <w:num w:numId="14" w16cid:durableId="766776449">
    <w:abstractNumId w:val="14"/>
  </w:num>
  <w:num w:numId="15" w16cid:durableId="1597328428">
    <w:abstractNumId w:val="19"/>
  </w:num>
  <w:num w:numId="16" w16cid:durableId="1755978539">
    <w:abstractNumId w:val="9"/>
  </w:num>
  <w:num w:numId="17" w16cid:durableId="1732271526">
    <w:abstractNumId w:val="7"/>
  </w:num>
  <w:num w:numId="18" w16cid:durableId="2026899239">
    <w:abstractNumId w:val="1"/>
  </w:num>
  <w:num w:numId="19" w16cid:durableId="387000376">
    <w:abstractNumId w:val="8"/>
  </w:num>
  <w:num w:numId="20" w16cid:durableId="669332435">
    <w:abstractNumId w:val="4"/>
  </w:num>
  <w:num w:numId="21" w16cid:durableId="1597638891">
    <w:abstractNumId w:val="12"/>
  </w:num>
  <w:num w:numId="22" w16cid:durableId="135668836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仙斌 曹">
    <w15:presenceInfo w15:providerId="Windows Live" w15:userId="90d09654dfc63a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D7"/>
    <w:rsid w:val="000027AF"/>
    <w:rsid w:val="00002B13"/>
    <w:rsid w:val="0000534E"/>
    <w:rsid w:val="00005AFD"/>
    <w:rsid w:val="0000707D"/>
    <w:rsid w:val="00017B95"/>
    <w:rsid w:val="00022735"/>
    <w:rsid w:val="00022E03"/>
    <w:rsid w:val="00027600"/>
    <w:rsid w:val="000276A8"/>
    <w:rsid w:val="0003035C"/>
    <w:rsid w:val="00032204"/>
    <w:rsid w:val="000339C7"/>
    <w:rsid w:val="00033E39"/>
    <w:rsid w:val="0003517B"/>
    <w:rsid w:val="00036D24"/>
    <w:rsid w:val="00036F21"/>
    <w:rsid w:val="00037DF6"/>
    <w:rsid w:val="0004103D"/>
    <w:rsid w:val="0004292A"/>
    <w:rsid w:val="00042AF3"/>
    <w:rsid w:val="00043A45"/>
    <w:rsid w:val="00044F5E"/>
    <w:rsid w:val="000454B0"/>
    <w:rsid w:val="00046FA2"/>
    <w:rsid w:val="0004704B"/>
    <w:rsid w:val="0005025D"/>
    <w:rsid w:val="0005282A"/>
    <w:rsid w:val="00052C03"/>
    <w:rsid w:val="00053C85"/>
    <w:rsid w:val="00055951"/>
    <w:rsid w:val="00056279"/>
    <w:rsid w:val="00056EEA"/>
    <w:rsid w:val="0005719C"/>
    <w:rsid w:val="00060CF6"/>
    <w:rsid w:val="00063BFE"/>
    <w:rsid w:val="0006411E"/>
    <w:rsid w:val="00065B26"/>
    <w:rsid w:val="000709DE"/>
    <w:rsid w:val="00072136"/>
    <w:rsid w:val="00074C24"/>
    <w:rsid w:val="000755A1"/>
    <w:rsid w:val="000759BC"/>
    <w:rsid w:val="00080957"/>
    <w:rsid w:val="00082332"/>
    <w:rsid w:val="000830DD"/>
    <w:rsid w:val="00083A25"/>
    <w:rsid w:val="0008461E"/>
    <w:rsid w:val="00091846"/>
    <w:rsid w:val="0009197B"/>
    <w:rsid w:val="00093C5F"/>
    <w:rsid w:val="00093D94"/>
    <w:rsid w:val="000947E1"/>
    <w:rsid w:val="000A0E85"/>
    <w:rsid w:val="000A3427"/>
    <w:rsid w:val="000A4B5D"/>
    <w:rsid w:val="000A4BA6"/>
    <w:rsid w:val="000A5692"/>
    <w:rsid w:val="000A71E9"/>
    <w:rsid w:val="000A7593"/>
    <w:rsid w:val="000B0252"/>
    <w:rsid w:val="000B2B8F"/>
    <w:rsid w:val="000B310F"/>
    <w:rsid w:val="000B33DA"/>
    <w:rsid w:val="000B3608"/>
    <w:rsid w:val="000B4234"/>
    <w:rsid w:val="000B546D"/>
    <w:rsid w:val="000B7161"/>
    <w:rsid w:val="000C1037"/>
    <w:rsid w:val="000C1F04"/>
    <w:rsid w:val="000C28EE"/>
    <w:rsid w:val="000C5DC6"/>
    <w:rsid w:val="000C67A0"/>
    <w:rsid w:val="000D0513"/>
    <w:rsid w:val="000D2896"/>
    <w:rsid w:val="000D2F1A"/>
    <w:rsid w:val="000D3A3E"/>
    <w:rsid w:val="000D4DBC"/>
    <w:rsid w:val="000E0114"/>
    <w:rsid w:val="000E03F5"/>
    <w:rsid w:val="000E1F53"/>
    <w:rsid w:val="000E34AF"/>
    <w:rsid w:val="000F111C"/>
    <w:rsid w:val="000F2437"/>
    <w:rsid w:val="000F4786"/>
    <w:rsid w:val="000F6607"/>
    <w:rsid w:val="000F7C35"/>
    <w:rsid w:val="00100F3C"/>
    <w:rsid w:val="00102013"/>
    <w:rsid w:val="001053B0"/>
    <w:rsid w:val="00107AA2"/>
    <w:rsid w:val="00114206"/>
    <w:rsid w:val="001161C9"/>
    <w:rsid w:val="001162FC"/>
    <w:rsid w:val="00116EA6"/>
    <w:rsid w:val="00117DDC"/>
    <w:rsid w:val="00122311"/>
    <w:rsid w:val="00123E29"/>
    <w:rsid w:val="00124682"/>
    <w:rsid w:val="00124F86"/>
    <w:rsid w:val="001253E4"/>
    <w:rsid w:val="00125B72"/>
    <w:rsid w:val="001315D5"/>
    <w:rsid w:val="00145234"/>
    <w:rsid w:val="00145935"/>
    <w:rsid w:val="0014717C"/>
    <w:rsid w:val="00150780"/>
    <w:rsid w:val="001523B3"/>
    <w:rsid w:val="00153B6C"/>
    <w:rsid w:val="00156D7D"/>
    <w:rsid w:val="00157C72"/>
    <w:rsid w:val="0016020D"/>
    <w:rsid w:val="001607EE"/>
    <w:rsid w:val="00162AD0"/>
    <w:rsid w:val="00162FFF"/>
    <w:rsid w:val="0016527F"/>
    <w:rsid w:val="0016625C"/>
    <w:rsid w:val="00166F51"/>
    <w:rsid w:val="001670A3"/>
    <w:rsid w:val="001672FE"/>
    <w:rsid w:val="0017046E"/>
    <w:rsid w:val="0017096A"/>
    <w:rsid w:val="00173670"/>
    <w:rsid w:val="00175E54"/>
    <w:rsid w:val="00180385"/>
    <w:rsid w:val="00180A5E"/>
    <w:rsid w:val="0018452E"/>
    <w:rsid w:val="00185E87"/>
    <w:rsid w:val="00185FA2"/>
    <w:rsid w:val="0019129C"/>
    <w:rsid w:val="0019398B"/>
    <w:rsid w:val="00195E52"/>
    <w:rsid w:val="001964AD"/>
    <w:rsid w:val="001A1824"/>
    <w:rsid w:val="001A20BE"/>
    <w:rsid w:val="001A2B59"/>
    <w:rsid w:val="001A34C4"/>
    <w:rsid w:val="001A3FCF"/>
    <w:rsid w:val="001A60C5"/>
    <w:rsid w:val="001B00BF"/>
    <w:rsid w:val="001B13A4"/>
    <w:rsid w:val="001B3B3A"/>
    <w:rsid w:val="001B7BC7"/>
    <w:rsid w:val="001C3C60"/>
    <w:rsid w:val="001C3D58"/>
    <w:rsid w:val="001C757D"/>
    <w:rsid w:val="001D036C"/>
    <w:rsid w:val="001D176F"/>
    <w:rsid w:val="001D29CB"/>
    <w:rsid w:val="001D54AC"/>
    <w:rsid w:val="001E6A6F"/>
    <w:rsid w:val="001E6E30"/>
    <w:rsid w:val="001F2D3A"/>
    <w:rsid w:val="001F459D"/>
    <w:rsid w:val="001F4A33"/>
    <w:rsid w:val="001F606E"/>
    <w:rsid w:val="001F75D2"/>
    <w:rsid w:val="001F767E"/>
    <w:rsid w:val="0020007C"/>
    <w:rsid w:val="002029A5"/>
    <w:rsid w:val="0020586C"/>
    <w:rsid w:val="00206809"/>
    <w:rsid w:val="002112CA"/>
    <w:rsid w:val="00212BF5"/>
    <w:rsid w:val="00213A78"/>
    <w:rsid w:val="00214499"/>
    <w:rsid w:val="00214BD2"/>
    <w:rsid w:val="00220D67"/>
    <w:rsid w:val="002235D0"/>
    <w:rsid w:val="00231E30"/>
    <w:rsid w:val="00231EB1"/>
    <w:rsid w:val="00234F60"/>
    <w:rsid w:val="002359E2"/>
    <w:rsid w:val="00235F66"/>
    <w:rsid w:val="00242DBF"/>
    <w:rsid w:val="0024511B"/>
    <w:rsid w:val="002463E5"/>
    <w:rsid w:val="00250C06"/>
    <w:rsid w:val="002527D4"/>
    <w:rsid w:val="0025281B"/>
    <w:rsid w:val="002553BB"/>
    <w:rsid w:val="00257A26"/>
    <w:rsid w:val="00261678"/>
    <w:rsid w:val="00262C0E"/>
    <w:rsid w:val="00263193"/>
    <w:rsid w:val="0027054B"/>
    <w:rsid w:val="002753C4"/>
    <w:rsid w:val="002764FB"/>
    <w:rsid w:val="002777E2"/>
    <w:rsid w:val="00280CA0"/>
    <w:rsid w:val="00281778"/>
    <w:rsid w:val="00283234"/>
    <w:rsid w:val="00284661"/>
    <w:rsid w:val="00285770"/>
    <w:rsid w:val="00286126"/>
    <w:rsid w:val="00286766"/>
    <w:rsid w:val="00287707"/>
    <w:rsid w:val="0029013D"/>
    <w:rsid w:val="00293EDC"/>
    <w:rsid w:val="0029667F"/>
    <w:rsid w:val="002973B9"/>
    <w:rsid w:val="00297E6B"/>
    <w:rsid w:val="002A12A6"/>
    <w:rsid w:val="002A24A9"/>
    <w:rsid w:val="002A302E"/>
    <w:rsid w:val="002A605B"/>
    <w:rsid w:val="002A7E20"/>
    <w:rsid w:val="002B0DA8"/>
    <w:rsid w:val="002B27E9"/>
    <w:rsid w:val="002B50CD"/>
    <w:rsid w:val="002B7107"/>
    <w:rsid w:val="002C2612"/>
    <w:rsid w:val="002C49FC"/>
    <w:rsid w:val="002C7C41"/>
    <w:rsid w:val="002D16FD"/>
    <w:rsid w:val="002D309C"/>
    <w:rsid w:val="002D320D"/>
    <w:rsid w:val="002D5D9E"/>
    <w:rsid w:val="002D612F"/>
    <w:rsid w:val="002D62AB"/>
    <w:rsid w:val="002E13DC"/>
    <w:rsid w:val="002E37D0"/>
    <w:rsid w:val="002E3B62"/>
    <w:rsid w:val="002E3DD9"/>
    <w:rsid w:val="002E7A19"/>
    <w:rsid w:val="002F0818"/>
    <w:rsid w:val="002F1036"/>
    <w:rsid w:val="002F1140"/>
    <w:rsid w:val="002F1602"/>
    <w:rsid w:val="002F299B"/>
    <w:rsid w:val="002F3B5D"/>
    <w:rsid w:val="002F441B"/>
    <w:rsid w:val="002F597E"/>
    <w:rsid w:val="003010FA"/>
    <w:rsid w:val="00301FDD"/>
    <w:rsid w:val="00303DAA"/>
    <w:rsid w:val="003057F5"/>
    <w:rsid w:val="00307EE6"/>
    <w:rsid w:val="00312218"/>
    <w:rsid w:val="003135E7"/>
    <w:rsid w:val="003137B9"/>
    <w:rsid w:val="003138B3"/>
    <w:rsid w:val="00320FDB"/>
    <w:rsid w:val="00321228"/>
    <w:rsid w:val="00324C9E"/>
    <w:rsid w:val="0032599E"/>
    <w:rsid w:val="00331E79"/>
    <w:rsid w:val="00333EAA"/>
    <w:rsid w:val="00335A95"/>
    <w:rsid w:val="00340984"/>
    <w:rsid w:val="00343486"/>
    <w:rsid w:val="00343681"/>
    <w:rsid w:val="00343E44"/>
    <w:rsid w:val="00345F18"/>
    <w:rsid w:val="00351406"/>
    <w:rsid w:val="0036306D"/>
    <w:rsid w:val="003637A9"/>
    <w:rsid w:val="003656AA"/>
    <w:rsid w:val="00365D4D"/>
    <w:rsid w:val="003678BB"/>
    <w:rsid w:val="00370850"/>
    <w:rsid w:val="0037189D"/>
    <w:rsid w:val="00371E23"/>
    <w:rsid w:val="00380A95"/>
    <w:rsid w:val="00386E09"/>
    <w:rsid w:val="00387CC5"/>
    <w:rsid w:val="0039105D"/>
    <w:rsid w:val="0039219F"/>
    <w:rsid w:val="003A369A"/>
    <w:rsid w:val="003A6B88"/>
    <w:rsid w:val="003A7B97"/>
    <w:rsid w:val="003B357F"/>
    <w:rsid w:val="003B65AC"/>
    <w:rsid w:val="003B6924"/>
    <w:rsid w:val="003C23B3"/>
    <w:rsid w:val="003C49BB"/>
    <w:rsid w:val="003C70C3"/>
    <w:rsid w:val="003C75FA"/>
    <w:rsid w:val="003D4B08"/>
    <w:rsid w:val="003D50A0"/>
    <w:rsid w:val="003D51A6"/>
    <w:rsid w:val="003D51BC"/>
    <w:rsid w:val="003D5CA0"/>
    <w:rsid w:val="003D6C8A"/>
    <w:rsid w:val="003D6CC1"/>
    <w:rsid w:val="003E04E8"/>
    <w:rsid w:val="003E4547"/>
    <w:rsid w:val="003F4FE3"/>
    <w:rsid w:val="003F5C29"/>
    <w:rsid w:val="003F6C51"/>
    <w:rsid w:val="00400D20"/>
    <w:rsid w:val="00401BD1"/>
    <w:rsid w:val="004034DE"/>
    <w:rsid w:val="00403B9D"/>
    <w:rsid w:val="00404A30"/>
    <w:rsid w:val="00406109"/>
    <w:rsid w:val="004118A4"/>
    <w:rsid w:val="00412284"/>
    <w:rsid w:val="004131A7"/>
    <w:rsid w:val="00413965"/>
    <w:rsid w:val="00416B3F"/>
    <w:rsid w:val="00420738"/>
    <w:rsid w:val="004213F8"/>
    <w:rsid w:val="004220F3"/>
    <w:rsid w:val="00422FEE"/>
    <w:rsid w:val="00424124"/>
    <w:rsid w:val="0042420B"/>
    <w:rsid w:val="004247E2"/>
    <w:rsid w:val="004249B5"/>
    <w:rsid w:val="00431682"/>
    <w:rsid w:val="00435606"/>
    <w:rsid w:val="00436A7E"/>
    <w:rsid w:val="00436FED"/>
    <w:rsid w:val="0044154D"/>
    <w:rsid w:val="00442CE2"/>
    <w:rsid w:val="00443898"/>
    <w:rsid w:val="00443B0A"/>
    <w:rsid w:val="00445377"/>
    <w:rsid w:val="004459B7"/>
    <w:rsid w:val="00446074"/>
    <w:rsid w:val="00446E50"/>
    <w:rsid w:val="00450EB0"/>
    <w:rsid w:val="004512F5"/>
    <w:rsid w:val="004559B7"/>
    <w:rsid w:val="004572A2"/>
    <w:rsid w:val="00460A17"/>
    <w:rsid w:val="00462F79"/>
    <w:rsid w:val="00470505"/>
    <w:rsid w:val="0047086B"/>
    <w:rsid w:val="00471339"/>
    <w:rsid w:val="004732BB"/>
    <w:rsid w:val="00475143"/>
    <w:rsid w:val="00476E86"/>
    <w:rsid w:val="00480507"/>
    <w:rsid w:val="004852E7"/>
    <w:rsid w:val="004861A9"/>
    <w:rsid w:val="00487743"/>
    <w:rsid w:val="00487BA9"/>
    <w:rsid w:val="004943B1"/>
    <w:rsid w:val="004957C7"/>
    <w:rsid w:val="004967E6"/>
    <w:rsid w:val="00496FAB"/>
    <w:rsid w:val="0049759D"/>
    <w:rsid w:val="004A03E4"/>
    <w:rsid w:val="004A4791"/>
    <w:rsid w:val="004A6C51"/>
    <w:rsid w:val="004B1010"/>
    <w:rsid w:val="004B16ED"/>
    <w:rsid w:val="004B2C44"/>
    <w:rsid w:val="004B7387"/>
    <w:rsid w:val="004B73CF"/>
    <w:rsid w:val="004C128B"/>
    <w:rsid w:val="004C594A"/>
    <w:rsid w:val="004C665A"/>
    <w:rsid w:val="004D16A8"/>
    <w:rsid w:val="004D4AC7"/>
    <w:rsid w:val="004D7233"/>
    <w:rsid w:val="004E0840"/>
    <w:rsid w:val="004E198A"/>
    <w:rsid w:val="004E1A3C"/>
    <w:rsid w:val="004E22C3"/>
    <w:rsid w:val="004E2BB9"/>
    <w:rsid w:val="004E3202"/>
    <w:rsid w:val="004E5D3A"/>
    <w:rsid w:val="004E63F6"/>
    <w:rsid w:val="004E6A9F"/>
    <w:rsid w:val="004E7968"/>
    <w:rsid w:val="004F03E6"/>
    <w:rsid w:val="004F0656"/>
    <w:rsid w:val="004F1466"/>
    <w:rsid w:val="004F5D4A"/>
    <w:rsid w:val="005003A0"/>
    <w:rsid w:val="00504498"/>
    <w:rsid w:val="00505151"/>
    <w:rsid w:val="00507F4D"/>
    <w:rsid w:val="005131C9"/>
    <w:rsid w:val="00515389"/>
    <w:rsid w:val="00522A6F"/>
    <w:rsid w:val="00524AC4"/>
    <w:rsid w:val="00525AA0"/>
    <w:rsid w:val="005350DB"/>
    <w:rsid w:val="00540765"/>
    <w:rsid w:val="00541D11"/>
    <w:rsid w:val="005447C6"/>
    <w:rsid w:val="00545F93"/>
    <w:rsid w:val="00546134"/>
    <w:rsid w:val="00547427"/>
    <w:rsid w:val="005512AD"/>
    <w:rsid w:val="00553271"/>
    <w:rsid w:val="00553492"/>
    <w:rsid w:val="00554CBA"/>
    <w:rsid w:val="005623D5"/>
    <w:rsid w:val="00562882"/>
    <w:rsid w:val="0056465E"/>
    <w:rsid w:val="0057104A"/>
    <w:rsid w:val="00571762"/>
    <w:rsid w:val="00577DB6"/>
    <w:rsid w:val="005808C8"/>
    <w:rsid w:val="0058240F"/>
    <w:rsid w:val="00582A33"/>
    <w:rsid w:val="005845EB"/>
    <w:rsid w:val="005954EB"/>
    <w:rsid w:val="00596678"/>
    <w:rsid w:val="005A376D"/>
    <w:rsid w:val="005A4FC4"/>
    <w:rsid w:val="005A72C2"/>
    <w:rsid w:val="005B0C5D"/>
    <w:rsid w:val="005B184F"/>
    <w:rsid w:val="005B417B"/>
    <w:rsid w:val="005B59E2"/>
    <w:rsid w:val="005B651B"/>
    <w:rsid w:val="005B7343"/>
    <w:rsid w:val="005C07AE"/>
    <w:rsid w:val="005C2326"/>
    <w:rsid w:val="005C2AA3"/>
    <w:rsid w:val="005C64FB"/>
    <w:rsid w:val="005C7957"/>
    <w:rsid w:val="005D1FA0"/>
    <w:rsid w:val="005D2447"/>
    <w:rsid w:val="005D2654"/>
    <w:rsid w:val="005D31F1"/>
    <w:rsid w:val="005D4199"/>
    <w:rsid w:val="005D5E92"/>
    <w:rsid w:val="005E10F8"/>
    <w:rsid w:val="005E25B3"/>
    <w:rsid w:val="005E335D"/>
    <w:rsid w:val="005E68DF"/>
    <w:rsid w:val="005E768C"/>
    <w:rsid w:val="005F1C16"/>
    <w:rsid w:val="005F2CA1"/>
    <w:rsid w:val="005F38B3"/>
    <w:rsid w:val="005F442C"/>
    <w:rsid w:val="005F6E17"/>
    <w:rsid w:val="0060138A"/>
    <w:rsid w:val="00605D33"/>
    <w:rsid w:val="00606588"/>
    <w:rsid w:val="006070F1"/>
    <w:rsid w:val="006076F8"/>
    <w:rsid w:val="00611F7C"/>
    <w:rsid w:val="00614C24"/>
    <w:rsid w:val="006160C0"/>
    <w:rsid w:val="006201A8"/>
    <w:rsid w:val="0062461F"/>
    <w:rsid w:val="00624644"/>
    <w:rsid w:val="0062519D"/>
    <w:rsid w:val="006267B4"/>
    <w:rsid w:val="00626A16"/>
    <w:rsid w:val="006320FF"/>
    <w:rsid w:val="00634E4C"/>
    <w:rsid w:val="00635C05"/>
    <w:rsid w:val="006375D7"/>
    <w:rsid w:val="0063774E"/>
    <w:rsid w:val="00637DFF"/>
    <w:rsid w:val="00643793"/>
    <w:rsid w:val="00646E59"/>
    <w:rsid w:val="006473DF"/>
    <w:rsid w:val="00652432"/>
    <w:rsid w:val="0066268D"/>
    <w:rsid w:val="00665221"/>
    <w:rsid w:val="0066678A"/>
    <w:rsid w:val="00667488"/>
    <w:rsid w:val="00671C60"/>
    <w:rsid w:val="00672B3C"/>
    <w:rsid w:val="00672DE8"/>
    <w:rsid w:val="00674833"/>
    <w:rsid w:val="006770A4"/>
    <w:rsid w:val="006775A2"/>
    <w:rsid w:val="00677E38"/>
    <w:rsid w:val="00681E51"/>
    <w:rsid w:val="00682357"/>
    <w:rsid w:val="0068522C"/>
    <w:rsid w:val="00685384"/>
    <w:rsid w:val="0068659D"/>
    <w:rsid w:val="00692264"/>
    <w:rsid w:val="0069761E"/>
    <w:rsid w:val="006A0AB4"/>
    <w:rsid w:val="006A2CF6"/>
    <w:rsid w:val="006A46C3"/>
    <w:rsid w:val="006B0066"/>
    <w:rsid w:val="006B04A6"/>
    <w:rsid w:val="006B0695"/>
    <w:rsid w:val="006B1522"/>
    <w:rsid w:val="006B216D"/>
    <w:rsid w:val="006B2A0B"/>
    <w:rsid w:val="006B4E11"/>
    <w:rsid w:val="006B54E6"/>
    <w:rsid w:val="006B5609"/>
    <w:rsid w:val="006C0106"/>
    <w:rsid w:val="006C0400"/>
    <w:rsid w:val="006C38B4"/>
    <w:rsid w:val="006C6E69"/>
    <w:rsid w:val="006D0357"/>
    <w:rsid w:val="006D178B"/>
    <w:rsid w:val="006D25E4"/>
    <w:rsid w:val="006D5179"/>
    <w:rsid w:val="006E531C"/>
    <w:rsid w:val="006F019B"/>
    <w:rsid w:val="006F042F"/>
    <w:rsid w:val="006F313A"/>
    <w:rsid w:val="007007C1"/>
    <w:rsid w:val="00700A35"/>
    <w:rsid w:val="00701E71"/>
    <w:rsid w:val="0070426B"/>
    <w:rsid w:val="00704650"/>
    <w:rsid w:val="00706CB5"/>
    <w:rsid w:val="00707496"/>
    <w:rsid w:val="007107A4"/>
    <w:rsid w:val="007135CA"/>
    <w:rsid w:val="00714335"/>
    <w:rsid w:val="00717484"/>
    <w:rsid w:val="007248E3"/>
    <w:rsid w:val="007278AE"/>
    <w:rsid w:val="00734DD4"/>
    <w:rsid w:val="00735291"/>
    <w:rsid w:val="00735445"/>
    <w:rsid w:val="007369C2"/>
    <w:rsid w:val="00740053"/>
    <w:rsid w:val="007462FC"/>
    <w:rsid w:val="00747C94"/>
    <w:rsid w:val="007501BE"/>
    <w:rsid w:val="007508C1"/>
    <w:rsid w:val="007515FD"/>
    <w:rsid w:val="0075573A"/>
    <w:rsid w:val="00760CD0"/>
    <w:rsid w:val="00763BCD"/>
    <w:rsid w:val="00765479"/>
    <w:rsid w:val="007662EC"/>
    <w:rsid w:val="007709E4"/>
    <w:rsid w:val="00771C4B"/>
    <w:rsid w:val="00771D97"/>
    <w:rsid w:val="00773CD8"/>
    <w:rsid w:val="00777526"/>
    <w:rsid w:val="00777D59"/>
    <w:rsid w:val="007819C8"/>
    <w:rsid w:val="00787576"/>
    <w:rsid w:val="00787BE6"/>
    <w:rsid w:val="00792914"/>
    <w:rsid w:val="00792F5F"/>
    <w:rsid w:val="00793BA6"/>
    <w:rsid w:val="007941A8"/>
    <w:rsid w:val="00795BE4"/>
    <w:rsid w:val="00796229"/>
    <w:rsid w:val="007A16A8"/>
    <w:rsid w:val="007A5797"/>
    <w:rsid w:val="007A6B76"/>
    <w:rsid w:val="007B08DF"/>
    <w:rsid w:val="007B4F28"/>
    <w:rsid w:val="007B5E3D"/>
    <w:rsid w:val="007B6A11"/>
    <w:rsid w:val="007B6C96"/>
    <w:rsid w:val="007C3639"/>
    <w:rsid w:val="007C3C8E"/>
    <w:rsid w:val="007C5AFF"/>
    <w:rsid w:val="007D23B7"/>
    <w:rsid w:val="007D299A"/>
    <w:rsid w:val="007D7049"/>
    <w:rsid w:val="007E2B16"/>
    <w:rsid w:val="007E2DB2"/>
    <w:rsid w:val="007E2DDD"/>
    <w:rsid w:val="007E619F"/>
    <w:rsid w:val="007E7559"/>
    <w:rsid w:val="007F502E"/>
    <w:rsid w:val="00802100"/>
    <w:rsid w:val="00803F41"/>
    <w:rsid w:val="00805428"/>
    <w:rsid w:val="00805EBB"/>
    <w:rsid w:val="008127A7"/>
    <w:rsid w:val="008144F4"/>
    <w:rsid w:val="00816FC0"/>
    <w:rsid w:val="0082192E"/>
    <w:rsid w:val="00821B41"/>
    <w:rsid w:val="00823AAE"/>
    <w:rsid w:val="00826C8B"/>
    <w:rsid w:val="00826EEA"/>
    <w:rsid w:val="00830EEF"/>
    <w:rsid w:val="008312E6"/>
    <w:rsid w:val="00833B4A"/>
    <w:rsid w:val="00836874"/>
    <w:rsid w:val="0083700E"/>
    <w:rsid w:val="00837AE4"/>
    <w:rsid w:val="00855CCC"/>
    <w:rsid w:val="00856B4C"/>
    <w:rsid w:val="00860FFD"/>
    <w:rsid w:val="00861A0C"/>
    <w:rsid w:val="008636B9"/>
    <w:rsid w:val="008645F7"/>
    <w:rsid w:val="00864D87"/>
    <w:rsid w:val="00865CE0"/>
    <w:rsid w:val="00866EE6"/>
    <w:rsid w:val="008711F3"/>
    <w:rsid w:val="0087210B"/>
    <w:rsid w:val="00873713"/>
    <w:rsid w:val="00874171"/>
    <w:rsid w:val="008814DB"/>
    <w:rsid w:val="00881BF6"/>
    <w:rsid w:val="00882A7B"/>
    <w:rsid w:val="008831B6"/>
    <w:rsid w:val="00885127"/>
    <w:rsid w:val="008870F8"/>
    <w:rsid w:val="00891D28"/>
    <w:rsid w:val="00894D19"/>
    <w:rsid w:val="008A07C6"/>
    <w:rsid w:val="008A154E"/>
    <w:rsid w:val="008A222E"/>
    <w:rsid w:val="008A3093"/>
    <w:rsid w:val="008A4343"/>
    <w:rsid w:val="008A594E"/>
    <w:rsid w:val="008A5B4B"/>
    <w:rsid w:val="008A5DA6"/>
    <w:rsid w:val="008B5EEB"/>
    <w:rsid w:val="008B6B2B"/>
    <w:rsid w:val="008C18A6"/>
    <w:rsid w:val="008C2561"/>
    <w:rsid w:val="008C2A9E"/>
    <w:rsid w:val="008C384F"/>
    <w:rsid w:val="008C4CE0"/>
    <w:rsid w:val="008C561C"/>
    <w:rsid w:val="008C5FD6"/>
    <w:rsid w:val="008C6C2A"/>
    <w:rsid w:val="008D4BC3"/>
    <w:rsid w:val="008D4F63"/>
    <w:rsid w:val="008D56D8"/>
    <w:rsid w:val="008D600C"/>
    <w:rsid w:val="008D6D71"/>
    <w:rsid w:val="008E4FA4"/>
    <w:rsid w:val="008F2707"/>
    <w:rsid w:val="008F2A71"/>
    <w:rsid w:val="008F5656"/>
    <w:rsid w:val="008F5985"/>
    <w:rsid w:val="008F5F4E"/>
    <w:rsid w:val="008F628F"/>
    <w:rsid w:val="00902151"/>
    <w:rsid w:val="00902D40"/>
    <w:rsid w:val="00903B40"/>
    <w:rsid w:val="00904D94"/>
    <w:rsid w:val="0090596A"/>
    <w:rsid w:val="00912200"/>
    <w:rsid w:val="00912C9D"/>
    <w:rsid w:val="00914473"/>
    <w:rsid w:val="009154BD"/>
    <w:rsid w:val="00916191"/>
    <w:rsid w:val="00920137"/>
    <w:rsid w:val="009240C0"/>
    <w:rsid w:val="00924DB5"/>
    <w:rsid w:val="009306F0"/>
    <w:rsid w:val="00931A16"/>
    <w:rsid w:val="00933FF7"/>
    <w:rsid w:val="00934A25"/>
    <w:rsid w:val="00936725"/>
    <w:rsid w:val="00940E65"/>
    <w:rsid w:val="00945C9F"/>
    <w:rsid w:val="0094683F"/>
    <w:rsid w:val="00947619"/>
    <w:rsid w:val="0095173E"/>
    <w:rsid w:val="00952570"/>
    <w:rsid w:val="009570C5"/>
    <w:rsid w:val="009613E6"/>
    <w:rsid w:val="00962E59"/>
    <w:rsid w:val="009651F6"/>
    <w:rsid w:val="009668DA"/>
    <w:rsid w:val="00971C17"/>
    <w:rsid w:val="0097320F"/>
    <w:rsid w:val="00974ACC"/>
    <w:rsid w:val="00980275"/>
    <w:rsid w:val="009812D7"/>
    <w:rsid w:val="00983132"/>
    <w:rsid w:val="0098595A"/>
    <w:rsid w:val="00985FD4"/>
    <w:rsid w:val="009860F8"/>
    <w:rsid w:val="00990A04"/>
    <w:rsid w:val="00990CDC"/>
    <w:rsid w:val="009A46DB"/>
    <w:rsid w:val="009A47F7"/>
    <w:rsid w:val="009A489D"/>
    <w:rsid w:val="009A7C55"/>
    <w:rsid w:val="009B2937"/>
    <w:rsid w:val="009B651F"/>
    <w:rsid w:val="009C063E"/>
    <w:rsid w:val="009C2D46"/>
    <w:rsid w:val="009C37D3"/>
    <w:rsid w:val="009C72BB"/>
    <w:rsid w:val="009D2F7E"/>
    <w:rsid w:val="009D5CA8"/>
    <w:rsid w:val="009E748C"/>
    <w:rsid w:val="009E7AF4"/>
    <w:rsid w:val="009E7D68"/>
    <w:rsid w:val="009F161F"/>
    <w:rsid w:val="009F2C54"/>
    <w:rsid w:val="009F4387"/>
    <w:rsid w:val="009F4DF7"/>
    <w:rsid w:val="009F70B6"/>
    <w:rsid w:val="009F7A09"/>
    <w:rsid w:val="00A0011E"/>
    <w:rsid w:val="00A037D8"/>
    <w:rsid w:val="00A03CB3"/>
    <w:rsid w:val="00A04DE5"/>
    <w:rsid w:val="00A07D77"/>
    <w:rsid w:val="00A10C44"/>
    <w:rsid w:val="00A11030"/>
    <w:rsid w:val="00A12ADC"/>
    <w:rsid w:val="00A12BAD"/>
    <w:rsid w:val="00A153F3"/>
    <w:rsid w:val="00A15568"/>
    <w:rsid w:val="00A21920"/>
    <w:rsid w:val="00A22B6B"/>
    <w:rsid w:val="00A25FBC"/>
    <w:rsid w:val="00A267AA"/>
    <w:rsid w:val="00A32006"/>
    <w:rsid w:val="00A4088C"/>
    <w:rsid w:val="00A40945"/>
    <w:rsid w:val="00A41775"/>
    <w:rsid w:val="00A43E77"/>
    <w:rsid w:val="00A44161"/>
    <w:rsid w:val="00A44FFB"/>
    <w:rsid w:val="00A52230"/>
    <w:rsid w:val="00A53A5E"/>
    <w:rsid w:val="00A570DD"/>
    <w:rsid w:val="00A62100"/>
    <w:rsid w:val="00A62A9C"/>
    <w:rsid w:val="00A64530"/>
    <w:rsid w:val="00A647A3"/>
    <w:rsid w:val="00A64836"/>
    <w:rsid w:val="00A65A94"/>
    <w:rsid w:val="00A73E20"/>
    <w:rsid w:val="00A77A59"/>
    <w:rsid w:val="00A82D3C"/>
    <w:rsid w:val="00A82FCC"/>
    <w:rsid w:val="00A834EC"/>
    <w:rsid w:val="00A86523"/>
    <w:rsid w:val="00A86B11"/>
    <w:rsid w:val="00A907B5"/>
    <w:rsid w:val="00A90E66"/>
    <w:rsid w:val="00A91B9C"/>
    <w:rsid w:val="00A95136"/>
    <w:rsid w:val="00A970AE"/>
    <w:rsid w:val="00AA0946"/>
    <w:rsid w:val="00AA0FB7"/>
    <w:rsid w:val="00AA0FE3"/>
    <w:rsid w:val="00AA4ADD"/>
    <w:rsid w:val="00AA50EE"/>
    <w:rsid w:val="00AA6344"/>
    <w:rsid w:val="00AA6833"/>
    <w:rsid w:val="00AB306F"/>
    <w:rsid w:val="00AB3131"/>
    <w:rsid w:val="00AB6130"/>
    <w:rsid w:val="00AB6CF4"/>
    <w:rsid w:val="00AC06A4"/>
    <w:rsid w:val="00AC1C92"/>
    <w:rsid w:val="00AC7700"/>
    <w:rsid w:val="00AD021C"/>
    <w:rsid w:val="00AD0CB2"/>
    <w:rsid w:val="00AD65ED"/>
    <w:rsid w:val="00AE065D"/>
    <w:rsid w:val="00AE1C56"/>
    <w:rsid w:val="00AE1FB0"/>
    <w:rsid w:val="00AE457A"/>
    <w:rsid w:val="00AE460B"/>
    <w:rsid w:val="00AE6114"/>
    <w:rsid w:val="00AE74E4"/>
    <w:rsid w:val="00AE7956"/>
    <w:rsid w:val="00AF3906"/>
    <w:rsid w:val="00AF59C5"/>
    <w:rsid w:val="00AF6B67"/>
    <w:rsid w:val="00B007F2"/>
    <w:rsid w:val="00B0151F"/>
    <w:rsid w:val="00B02EDE"/>
    <w:rsid w:val="00B04864"/>
    <w:rsid w:val="00B0575E"/>
    <w:rsid w:val="00B10D19"/>
    <w:rsid w:val="00B110BA"/>
    <w:rsid w:val="00B1359D"/>
    <w:rsid w:val="00B16A4C"/>
    <w:rsid w:val="00B17DC4"/>
    <w:rsid w:val="00B20438"/>
    <w:rsid w:val="00B21F4B"/>
    <w:rsid w:val="00B24119"/>
    <w:rsid w:val="00B24B8E"/>
    <w:rsid w:val="00B24E86"/>
    <w:rsid w:val="00B261AC"/>
    <w:rsid w:val="00B329EC"/>
    <w:rsid w:val="00B3305E"/>
    <w:rsid w:val="00B35526"/>
    <w:rsid w:val="00B368B8"/>
    <w:rsid w:val="00B42D9C"/>
    <w:rsid w:val="00B446CE"/>
    <w:rsid w:val="00B4484E"/>
    <w:rsid w:val="00B45635"/>
    <w:rsid w:val="00B4736A"/>
    <w:rsid w:val="00B50EC1"/>
    <w:rsid w:val="00B51D31"/>
    <w:rsid w:val="00B55690"/>
    <w:rsid w:val="00B57B7A"/>
    <w:rsid w:val="00B61C3E"/>
    <w:rsid w:val="00B66431"/>
    <w:rsid w:val="00B7042C"/>
    <w:rsid w:val="00B73EE8"/>
    <w:rsid w:val="00B762BA"/>
    <w:rsid w:val="00B7637C"/>
    <w:rsid w:val="00B771CD"/>
    <w:rsid w:val="00B772AE"/>
    <w:rsid w:val="00B82547"/>
    <w:rsid w:val="00B83C6A"/>
    <w:rsid w:val="00B85B2A"/>
    <w:rsid w:val="00B85F56"/>
    <w:rsid w:val="00B87B65"/>
    <w:rsid w:val="00B910A5"/>
    <w:rsid w:val="00B93356"/>
    <w:rsid w:val="00B948BC"/>
    <w:rsid w:val="00B94E65"/>
    <w:rsid w:val="00B95FEB"/>
    <w:rsid w:val="00BA36C4"/>
    <w:rsid w:val="00BB0232"/>
    <w:rsid w:val="00BB471D"/>
    <w:rsid w:val="00BB6F44"/>
    <w:rsid w:val="00BB7306"/>
    <w:rsid w:val="00BC0394"/>
    <w:rsid w:val="00BC238C"/>
    <w:rsid w:val="00BC2F83"/>
    <w:rsid w:val="00BC568C"/>
    <w:rsid w:val="00BC576C"/>
    <w:rsid w:val="00BC6125"/>
    <w:rsid w:val="00BC681E"/>
    <w:rsid w:val="00BD11FB"/>
    <w:rsid w:val="00BD2298"/>
    <w:rsid w:val="00BD42F3"/>
    <w:rsid w:val="00BD63FF"/>
    <w:rsid w:val="00BE5242"/>
    <w:rsid w:val="00BE5B4E"/>
    <w:rsid w:val="00BF0198"/>
    <w:rsid w:val="00BF249C"/>
    <w:rsid w:val="00BF28A4"/>
    <w:rsid w:val="00BF3AC6"/>
    <w:rsid w:val="00BF5C00"/>
    <w:rsid w:val="00BF7173"/>
    <w:rsid w:val="00C00428"/>
    <w:rsid w:val="00C018B1"/>
    <w:rsid w:val="00C02608"/>
    <w:rsid w:val="00C06602"/>
    <w:rsid w:val="00C10068"/>
    <w:rsid w:val="00C12BD7"/>
    <w:rsid w:val="00C15C75"/>
    <w:rsid w:val="00C1669A"/>
    <w:rsid w:val="00C16E12"/>
    <w:rsid w:val="00C17729"/>
    <w:rsid w:val="00C2411E"/>
    <w:rsid w:val="00C248F2"/>
    <w:rsid w:val="00C248FE"/>
    <w:rsid w:val="00C27662"/>
    <w:rsid w:val="00C302E2"/>
    <w:rsid w:val="00C30DEF"/>
    <w:rsid w:val="00C31063"/>
    <w:rsid w:val="00C342E9"/>
    <w:rsid w:val="00C3749C"/>
    <w:rsid w:val="00C4227D"/>
    <w:rsid w:val="00C42CAC"/>
    <w:rsid w:val="00C44625"/>
    <w:rsid w:val="00C51675"/>
    <w:rsid w:val="00C51D1D"/>
    <w:rsid w:val="00C53324"/>
    <w:rsid w:val="00C53E81"/>
    <w:rsid w:val="00C5588D"/>
    <w:rsid w:val="00C5678E"/>
    <w:rsid w:val="00C56CE1"/>
    <w:rsid w:val="00C6068C"/>
    <w:rsid w:val="00C651E5"/>
    <w:rsid w:val="00C72027"/>
    <w:rsid w:val="00C73F9B"/>
    <w:rsid w:val="00C74829"/>
    <w:rsid w:val="00C74B65"/>
    <w:rsid w:val="00C74B9C"/>
    <w:rsid w:val="00C74D34"/>
    <w:rsid w:val="00C771B6"/>
    <w:rsid w:val="00C77752"/>
    <w:rsid w:val="00C8037E"/>
    <w:rsid w:val="00C81BEA"/>
    <w:rsid w:val="00C87E04"/>
    <w:rsid w:val="00C90BA9"/>
    <w:rsid w:val="00C930C1"/>
    <w:rsid w:val="00C9371F"/>
    <w:rsid w:val="00C94992"/>
    <w:rsid w:val="00C94ABE"/>
    <w:rsid w:val="00C97919"/>
    <w:rsid w:val="00CA1245"/>
    <w:rsid w:val="00CA3FF6"/>
    <w:rsid w:val="00CA489A"/>
    <w:rsid w:val="00CA495D"/>
    <w:rsid w:val="00CA65AA"/>
    <w:rsid w:val="00CA6C0D"/>
    <w:rsid w:val="00CA7907"/>
    <w:rsid w:val="00CB3630"/>
    <w:rsid w:val="00CC0E8E"/>
    <w:rsid w:val="00CC12E1"/>
    <w:rsid w:val="00CC19D9"/>
    <w:rsid w:val="00CC1B1C"/>
    <w:rsid w:val="00CC3D8F"/>
    <w:rsid w:val="00CC5B0B"/>
    <w:rsid w:val="00CD0B6A"/>
    <w:rsid w:val="00CD57EF"/>
    <w:rsid w:val="00CE01E3"/>
    <w:rsid w:val="00CE160A"/>
    <w:rsid w:val="00CE365D"/>
    <w:rsid w:val="00CE3CC8"/>
    <w:rsid w:val="00CE58C9"/>
    <w:rsid w:val="00CF15B5"/>
    <w:rsid w:val="00CF1BF0"/>
    <w:rsid w:val="00CF1FF1"/>
    <w:rsid w:val="00CF5966"/>
    <w:rsid w:val="00CF5F05"/>
    <w:rsid w:val="00CF6199"/>
    <w:rsid w:val="00D143EB"/>
    <w:rsid w:val="00D20CB8"/>
    <w:rsid w:val="00D247F3"/>
    <w:rsid w:val="00D272C3"/>
    <w:rsid w:val="00D33351"/>
    <w:rsid w:val="00D33C42"/>
    <w:rsid w:val="00D3565A"/>
    <w:rsid w:val="00D3570E"/>
    <w:rsid w:val="00D431E5"/>
    <w:rsid w:val="00D43A26"/>
    <w:rsid w:val="00D52525"/>
    <w:rsid w:val="00D52580"/>
    <w:rsid w:val="00D554F7"/>
    <w:rsid w:val="00D55CD4"/>
    <w:rsid w:val="00D560E4"/>
    <w:rsid w:val="00D569CC"/>
    <w:rsid w:val="00D57312"/>
    <w:rsid w:val="00D61586"/>
    <w:rsid w:val="00D616B3"/>
    <w:rsid w:val="00D631E1"/>
    <w:rsid w:val="00D65861"/>
    <w:rsid w:val="00D678DD"/>
    <w:rsid w:val="00D67CB1"/>
    <w:rsid w:val="00D73437"/>
    <w:rsid w:val="00D75B36"/>
    <w:rsid w:val="00D817EF"/>
    <w:rsid w:val="00D8233D"/>
    <w:rsid w:val="00D85DA3"/>
    <w:rsid w:val="00D86B58"/>
    <w:rsid w:val="00D87C6D"/>
    <w:rsid w:val="00D910BA"/>
    <w:rsid w:val="00D923F2"/>
    <w:rsid w:val="00D94E82"/>
    <w:rsid w:val="00D9516A"/>
    <w:rsid w:val="00DA1984"/>
    <w:rsid w:val="00DA19B9"/>
    <w:rsid w:val="00DA2ABA"/>
    <w:rsid w:val="00DA477F"/>
    <w:rsid w:val="00DA7787"/>
    <w:rsid w:val="00DA789A"/>
    <w:rsid w:val="00DB04DC"/>
    <w:rsid w:val="00DB1C9E"/>
    <w:rsid w:val="00DB20E8"/>
    <w:rsid w:val="00DB32C1"/>
    <w:rsid w:val="00DB39AC"/>
    <w:rsid w:val="00DB4312"/>
    <w:rsid w:val="00DB45BD"/>
    <w:rsid w:val="00DC320D"/>
    <w:rsid w:val="00DC5B80"/>
    <w:rsid w:val="00DC657F"/>
    <w:rsid w:val="00DC663E"/>
    <w:rsid w:val="00DC7D09"/>
    <w:rsid w:val="00DD06EB"/>
    <w:rsid w:val="00DD4803"/>
    <w:rsid w:val="00DD5AEB"/>
    <w:rsid w:val="00DD6D6B"/>
    <w:rsid w:val="00DD75B5"/>
    <w:rsid w:val="00DD7F29"/>
    <w:rsid w:val="00DE1EC1"/>
    <w:rsid w:val="00DE2F01"/>
    <w:rsid w:val="00DE60BC"/>
    <w:rsid w:val="00DE7B8F"/>
    <w:rsid w:val="00DE7F3D"/>
    <w:rsid w:val="00DF23DE"/>
    <w:rsid w:val="00DF4082"/>
    <w:rsid w:val="00E035C5"/>
    <w:rsid w:val="00E05F93"/>
    <w:rsid w:val="00E1472B"/>
    <w:rsid w:val="00E17609"/>
    <w:rsid w:val="00E23193"/>
    <w:rsid w:val="00E24931"/>
    <w:rsid w:val="00E254AA"/>
    <w:rsid w:val="00E266D9"/>
    <w:rsid w:val="00E3176F"/>
    <w:rsid w:val="00E34388"/>
    <w:rsid w:val="00E343E2"/>
    <w:rsid w:val="00E36559"/>
    <w:rsid w:val="00E36F29"/>
    <w:rsid w:val="00E3701D"/>
    <w:rsid w:val="00E40B64"/>
    <w:rsid w:val="00E415FB"/>
    <w:rsid w:val="00E45119"/>
    <w:rsid w:val="00E50C5C"/>
    <w:rsid w:val="00E56724"/>
    <w:rsid w:val="00E57798"/>
    <w:rsid w:val="00E57D22"/>
    <w:rsid w:val="00E60C5C"/>
    <w:rsid w:val="00E61471"/>
    <w:rsid w:val="00E64F92"/>
    <w:rsid w:val="00E67C0D"/>
    <w:rsid w:val="00E7210B"/>
    <w:rsid w:val="00E83B2F"/>
    <w:rsid w:val="00E8715C"/>
    <w:rsid w:val="00E8763A"/>
    <w:rsid w:val="00E90939"/>
    <w:rsid w:val="00E95B8C"/>
    <w:rsid w:val="00E97CAA"/>
    <w:rsid w:val="00EA2030"/>
    <w:rsid w:val="00EA2AF6"/>
    <w:rsid w:val="00EA3D3C"/>
    <w:rsid w:val="00EA4198"/>
    <w:rsid w:val="00EA6D74"/>
    <w:rsid w:val="00EB1721"/>
    <w:rsid w:val="00EB1ECE"/>
    <w:rsid w:val="00EC4B6A"/>
    <w:rsid w:val="00EC7948"/>
    <w:rsid w:val="00ED0CA9"/>
    <w:rsid w:val="00ED2291"/>
    <w:rsid w:val="00ED271E"/>
    <w:rsid w:val="00ED6C28"/>
    <w:rsid w:val="00ED741D"/>
    <w:rsid w:val="00ED75B8"/>
    <w:rsid w:val="00EE0744"/>
    <w:rsid w:val="00EE0C5A"/>
    <w:rsid w:val="00EE1839"/>
    <w:rsid w:val="00EE5DC4"/>
    <w:rsid w:val="00EE68D0"/>
    <w:rsid w:val="00EF1AAE"/>
    <w:rsid w:val="00EF4C54"/>
    <w:rsid w:val="00F00360"/>
    <w:rsid w:val="00F0303F"/>
    <w:rsid w:val="00F03806"/>
    <w:rsid w:val="00F04E8F"/>
    <w:rsid w:val="00F10909"/>
    <w:rsid w:val="00F10B04"/>
    <w:rsid w:val="00F1493C"/>
    <w:rsid w:val="00F16A9F"/>
    <w:rsid w:val="00F210AA"/>
    <w:rsid w:val="00F24D09"/>
    <w:rsid w:val="00F25E07"/>
    <w:rsid w:val="00F30B16"/>
    <w:rsid w:val="00F30CB0"/>
    <w:rsid w:val="00F31FF9"/>
    <w:rsid w:val="00F32BF6"/>
    <w:rsid w:val="00F3378E"/>
    <w:rsid w:val="00F34695"/>
    <w:rsid w:val="00F37BB3"/>
    <w:rsid w:val="00F4099B"/>
    <w:rsid w:val="00F465B0"/>
    <w:rsid w:val="00F47644"/>
    <w:rsid w:val="00F50ABE"/>
    <w:rsid w:val="00F510A9"/>
    <w:rsid w:val="00F52E99"/>
    <w:rsid w:val="00F5647A"/>
    <w:rsid w:val="00F56662"/>
    <w:rsid w:val="00F60534"/>
    <w:rsid w:val="00F613ED"/>
    <w:rsid w:val="00F63291"/>
    <w:rsid w:val="00F63890"/>
    <w:rsid w:val="00F639A5"/>
    <w:rsid w:val="00F657D5"/>
    <w:rsid w:val="00F72923"/>
    <w:rsid w:val="00F73FC2"/>
    <w:rsid w:val="00F7683C"/>
    <w:rsid w:val="00F8058C"/>
    <w:rsid w:val="00F822A5"/>
    <w:rsid w:val="00F830FE"/>
    <w:rsid w:val="00F9198D"/>
    <w:rsid w:val="00F93DD4"/>
    <w:rsid w:val="00F94350"/>
    <w:rsid w:val="00F9617D"/>
    <w:rsid w:val="00F96ECD"/>
    <w:rsid w:val="00FA01DE"/>
    <w:rsid w:val="00FA0D74"/>
    <w:rsid w:val="00FA0FE3"/>
    <w:rsid w:val="00FA2579"/>
    <w:rsid w:val="00FA4D65"/>
    <w:rsid w:val="00FA59F7"/>
    <w:rsid w:val="00FA7C45"/>
    <w:rsid w:val="00FB004A"/>
    <w:rsid w:val="00FB2062"/>
    <w:rsid w:val="00FB2063"/>
    <w:rsid w:val="00FB2DD4"/>
    <w:rsid w:val="00FB40E7"/>
    <w:rsid w:val="00FB4D00"/>
    <w:rsid w:val="00FB6986"/>
    <w:rsid w:val="00FB7178"/>
    <w:rsid w:val="00FC0707"/>
    <w:rsid w:val="00FC1A0B"/>
    <w:rsid w:val="00FC340F"/>
    <w:rsid w:val="00FC3EA3"/>
    <w:rsid w:val="00FC507D"/>
    <w:rsid w:val="00FC76D0"/>
    <w:rsid w:val="00FD02A9"/>
    <w:rsid w:val="00FD0C72"/>
    <w:rsid w:val="00FD1D48"/>
    <w:rsid w:val="00FD222D"/>
    <w:rsid w:val="00FD2985"/>
    <w:rsid w:val="00FD5326"/>
    <w:rsid w:val="00FD6282"/>
    <w:rsid w:val="00FD7B9F"/>
    <w:rsid w:val="00FE4506"/>
    <w:rsid w:val="00FF192E"/>
    <w:rsid w:val="00FF456C"/>
    <w:rsid w:val="00FF4893"/>
    <w:rsid w:val="00FF4F38"/>
    <w:rsid w:val="00FF5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363841"/>
  <w15:chartTrackingRefBased/>
  <w15:docId w15:val="{AEDCFD00-DCA6-4893-B137-4747F4788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4"/>
    <w:qFormat/>
    <w:pPr>
      <w:keepLines/>
      <w:pageBreakBefore/>
      <w:pBdr>
        <w:bottom w:val="single" w:sz="6" w:space="1" w:color="auto"/>
      </w:pBdr>
      <w:autoSpaceDE w:val="0"/>
      <w:autoSpaceDN w:val="0"/>
      <w:adjustRightInd w:val="0"/>
      <w:spacing w:line="400" w:lineRule="exact"/>
      <w:jc w:val="center"/>
      <w:textAlignment w:val="baseline"/>
      <w:outlineLvl w:val="0"/>
    </w:pPr>
    <w:rPr>
      <w:b/>
      <w:spacing w:val="180"/>
      <w:kern w:val="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
    <w:name w:val="正文4"/>
    <w:basedOn w:val="a"/>
    <w:pPr>
      <w:autoSpaceDE w:val="0"/>
      <w:autoSpaceDN w:val="0"/>
      <w:adjustRightInd w:val="0"/>
      <w:spacing w:line="400" w:lineRule="exact"/>
      <w:ind w:firstLine="680"/>
      <w:jc w:val="left"/>
      <w:textAlignment w:val="baseline"/>
    </w:pPr>
    <w:rPr>
      <w:spacing w:val="20"/>
      <w:kern w:val="0"/>
      <w:sz w:val="28"/>
    </w:rPr>
  </w:style>
  <w:style w:type="paragraph" w:styleId="a3">
    <w:name w:val="Body Text Indent"/>
    <w:basedOn w:val="a"/>
    <w:link w:val="a4"/>
    <w:pPr>
      <w:ind w:firstLine="420"/>
    </w:pPr>
    <w:rPr>
      <w:sz w:val="24"/>
    </w:rPr>
  </w:style>
  <w:style w:type="paragraph" w:styleId="a5">
    <w:name w:val="Document Map"/>
    <w:basedOn w:val="a"/>
    <w:semiHidden/>
    <w:pPr>
      <w:shd w:val="clear" w:color="auto" w:fill="000080"/>
    </w:pPr>
  </w:style>
  <w:style w:type="paragraph" w:styleId="a6">
    <w:name w:val="footer"/>
    <w:basedOn w:val="a"/>
    <w:link w:val="a7"/>
    <w:uiPriority w:val="99"/>
    <w:pPr>
      <w:tabs>
        <w:tab w:val="center" w:pos="4153"/>
        <w:tab w:val="right" w:pos="8306"/>
      </w:tabs>
      <w:snapToGrid w:val="0"/>
      <w:jc w:val="left"/>
    </w:pPr>
    <w:rPr>
      <w:sz w:val="18"/>
    </w:rPr>
  </w:style>
  <w:style w:type="character" w:styleId="a8">
    <w:name w:val="page number"/>
    <w:basedOn w:val="a0"/>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rPr>
  </w:style>
  <w:style w:type="paragraph" w:styleId="ab">
    <w:name w:val="Balloon Text"/>
    <w:basedOn w:val="a"/>
    <w:semiHidden/>
    <w:rsid w:val="00FA0D74"/>
    <w:rPr>
      <w:sz w:val="18"/>
      <w:szCs w:val="18"/>
    </w:rPr>
  </w:style>
  <w:style w:type="character" w:styleId="ac">
    <w:name w:val="annotation reference"/>
    <w:uiPriority w:val="99"/>
    <w:semiHidden/>
    <w:rsid w:val="000E0114"/>
    <w:rPr>
      <w:sz w:val="21"/>
      <w:szCs w:val="21"/>
    </w:rPr>
  </w:style>
  <w:style w:type="paragraph" w:styleId="ad">
    <w:name w:val="annotation text"/>
    <w:basedOn w:val="a"/>
    <w:link w:val="ae"/>
    <w:uiPriority w:val="99"/>
    <w:semiHidden/>
    <w:rsid w:val="000E0114"/>
    <w:pPr>
      <w:jc w:val="left"/>
    </w:pPr>
  </w:style>
  <w:style w:type="paragraph" w:styleId="af">
    <w:name w:val="annotation subject"/>
    <w:basedOn w:val="ad"/>
    <w:next w:val="ad"/>
    <w:semiHidden/>
    <w:rsid w:val="000E0114"/>
    <w:rPr>
      <w:b/>
      <w:bCs/>
    </w:rPr>
  </w:style>
  <w:style w:type="paragraph" w:customStyle="1" w:styleId="af0">
    <w:basedOn w:val="a"/>
    <w:next w:val="a3"/>
    <w:rsid w:val="007F502E"/>
    <w:pPr>
      <w:ind w:firstLine="420"/>
    </w:pPr>
    <w:rPr>
      <w:sz w:val="24"/>
    </w:rPr>
  </w:style>
  <w:style w:type="character" w:styleId="af1">
    <w:name w:val="line number"/>
    <w:basedOn w:val="a0"/>
    <w:rsid w:val="00B261AC"/>
  </w:style>
  <w:style w:type="character" w:customStyle="1" w:styleId="MTEquationSection">
    <w:name w:val="MTEquationSection"/>
    <w:rsid w:val="008F2707"/>
    <w:rPr>
      <w:vanish/>
      <w:color w:val="FF0000"/>
    </w:rPr>
  </w:style>
  <w:style w:type="paragraph" w:customStyle="1" w:styleId="MTDisplayEquation">
    <w:name w:val="MTDisplayEquation"/>
    <w:basedOn w:val="a"/>
    <w:next w:val="a"/>
    <w:rsid w:val="008F2707"/>
    <w:pPr>
      <w:tabs>
        <w:tab w:val="center" w:pos="4160"/>
        <w:tab w:val="right" w:pos="8300"/>
      </w:tabs>
    </w:pPr>
    <w:rPr>
      <w:szCs w:val="24"/>
    </w:rPr>
  </w:style>
  <w:style w:type="table" w:styleId="af2">
    <w:name w:val="Table Grid"/>
    <w:basedOn w:val="a1"/>
    <w:rsid w:val="00F16A9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e181">
    <w:name w:val="line181"/>
    <w:basedOn w:val="a0"/>
    <w:rsid w:val="007B08DF"/>
  </w:style>
  <w:style w:type="paragraph" w:customStyle="1" w:styleId="af3">
    <w:name w:val="列出段落"/>
    <w:basedOn w:val="a"/>
    <w:uiPriority w:val="34"/>
    <w:qFormat/>
    <w:rsid w:val="00C30DEF"/>
    <w:pPr>
      <w:ind w:firstLineChars="200" w:firstLine="420"/>
    </w:pPr>
  </w:style>
  <w:style w:type="character" w:customStyle="1" w:styleId="a4">
    <w:name w:val="正文文本缩进 字符"/>
    <w:link w:val="a3"/>
    <w:rsid w:val="00672DE8"/>
    <w:rPr>
      <w:kern w:val="2"/>
      <w:sz w:val="24"/>
    </w:rPr>
  </w:style>
  <w:style w:type="character" w:customStyle="1" w:styleId="ae">
    <w:name w:val="批注文字 字符"/>
    <w:link w:val="ad"/>
    <w:uiPriority w:val="99"/>
    <w:semiHidden/>
    <w:rsid w:val="00A21920"/>
    <w:rPr>
      <w:kern w:val="2"/>
      <w:sz w:val="21"/>
    </w:rPr>
  </w:style>
  <w:style w:type="paragraph" w:customStyle="1" w:styleId="Default">
    <w:name w:val="Default"/>
    <w:rsid w:val="000C1F04"/>
    <w:pPr>
      <w:widowControl w:val="0"/>
      <w:autoSpaceDE w:val="0"/>
      <w:autoSpaceDN w:val="0"/>
      <w:adjustRightInd w:val="0"/>
    </w:pPr>
    <w:rPr>
      <w:rFonts w:ascii="宋体" w:hAnsiTheme="minorHAnsi" w:cs="宋体"/>
      <w:color w:val="000000"/>
      <w:sz w:val="24"/>
      <w:szCs w:val="24"/>
      <w14:ligatures w14:val="standardContextual"/>
    </w:rPr>
  </w:style>
  <w:style w:type="character" w:styleId="af4">
    <w:name w:val="Placeholder Text"/>
    <w:basedOn w:val="a0"/>
    <w:uiPriority w:val="99"/>
    <w:semiHidden/>
    <w:rsid w:val="003E04E8"/>
    <w:rPr>
      <w:color w:val="666666"/>
    </w:rPr>
  </w:style>
  <w:style w:type="paragraph" w:styleId="af5">
    <w:name w:val="Revision"/>
    <w:hidden/>
    <w:uiPriority w:val="99"/>
    <w:semiHidden/>
    <w:rsid w:val="00BF7173"/>
    <w:rPr>
      <w:kern w:val="2"/>
      <w:sz w:val="21"/>
    </w:rPr>
  </w:style>
  <w:style w:type="character" w:customStyle="1" w:styleId="aa">
    <w:name w:val="页眉 字符"/>
    <w:basedOn w:val="a0"/>
    <w:link w:val="a9"/>
    <w:uiPriority w:val="99"/>
    <w:rsid w:val="00044F5E"/>
    <w:rPr>
      <w:kern w:val="2"/>
      <w:sz w:val="18"/>
    </w:rPr>
  </w:style>
  <w:style w:type="character" w:customStyle="1" w:styleId="a7">
    <w:name w:val="页脚 字符"/>
    <w:basedOn w:val="a0"/>
    <w:link w:val="a6"/>
    <w:uiPriority w:val="99"/>
    <w:rsid w:val="00044F5E"/>
    <w:rPr>
      <w:kern w:val="2"/>
      <w:sz w:val="18"/>
    </w:rPr>
  </w:style>
  <w:style w:type="table" w:styleId="af6">
    <w:name w:val="Grid Table Light"/>
    <w:basedOn w:val="a1"/>
    <w:uiPriority w:val="40"/>
    <w:rsid w:val="00044F5E"/>
    <w:rPr>
      <w:rFonts w:asciiTheme="minorHAnsi" w:eastAsiaTheme="minorEastAsia" w:hAnsiTheme="minorHAnsi" w:cstheme="minorBidi"/>
      <w:kern w:val="2"/>
      <w:sz w:val="21"/>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6.png"/><Relationship Id="rId21" Type="http://schemas.openxmlformats.org/officeDocument/2006/relationships/image" Target="media/image1.jpeg"/><Relationship Id="rId34" Type="http://schemas.openxmlformats.org/officeDocument/2006/relationships/footer" Target="foot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5.png"/><Relationship Id="rId33" Type="http://schemas.openxmlformats.org/officeDocument/2006/relationships/header" Target="header8.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image" Target="media/image8.png"/><Relationship Id="rId36"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27169;&#26495;%20121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模板 1213.dot</Template>
  <TotalTime>289</TotalTime>
  <Pages>22</Pages>
  <Words>6450</Words>
  <Characters>7740</Characters>
  <Application>Microsoft Office Word</Application>
  <DocSecurity>0</DocSecurity>
  <Lines>368</Lines>
  <Paragraphs>329</Paragraphs>
  <ScaleCrop>false</ScaleCrop>
  <Company>NEW</Company>
  <LinksUpToDate>false</LinksUpToDate>
  <CharactersWithSpaces>13861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服务提供网络</dc:title>
  <dc:subject/>
  <dc:creator>JZ</dc:creator>
  <cp:keywords/>
  <cp:lastModifiedBy>仙斌 曹</cp:lastModifiedBy>
  <cp:revision>6</cp:revision>
  <cp:lastPrinted>2008-03-06T07:09:00Z</cp:lastPrinted>
  <dcterms:created xsi:type="dcterms:W3CDTF">2025-12-03T08:23:00Z</dcterms:created>
  <dcterms:modified xsi:type="dcterms:W3CDTF">2025-12-18T06:55:00Z</dcterms:modified>
</cp:coreProperties>
</file>